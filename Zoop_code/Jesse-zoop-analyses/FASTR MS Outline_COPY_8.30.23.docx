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2629" w14:textId="067EE1AD" w:rsidR="00CC33A8" w:rsidRPr="008247B9" w:rsidRDefault="006F6286" w:rsidP="00281D5E">
      <w:pPr>
        <w:pStyle w:val="Heading1"/>
      </w:pPr>
      <w:r>
        <w:t xml:space="preserve">Ecological responses to </w:t>
      </w:r>
      <w:r w:rsidR="005350FC">
        <w:t>summer-fall pulse flows in the North Delta</w:t>
      </w:r>
    </w:p>
    <w:p w14:paraId="1DAB8385" w14:textId="77777777" w:rsidR="00281D5E" w:rsidRDefault="00281D5E" w:rsidP="00CC33A8"/>
    <w:p w14:paraId="55AC2E0B" w14:textId="076B1EAB" w:rsidR="00CC33A8" w:rsidRDefault="00CC33A8" w:rsidP="00CC33A8">
      <w:r>
        <w:t xml:space="preserve">Laura Twardochleb, Jesse Adams, </w:t>
      </w:r>
      <w:r w:rsidR="00B9015A">
        <w:t xml:space="preserve">Aaron Bever, </w:t>
      </w:r>
      <w:r>
        <w:t xml:space="preserve">Dave Bosworth, Ted Flynn, </w:t>
      </w:r>
      <w:r w:rsidR="00B9015A">
        <w:t xml:space="preserve">Michael MacWilliams, </w:t>
      </w:r>
      <w:r>
        <w:t>and Brittany Davis (author order TBD), and the FASTR Team</w:t>
      </w:r>
    </w:p>
    <w:p w14:paraId="548E8EE3" w14:textId="73184EF3" w:rsidR="00DB211C" w:rsidRPr="00CC33A8" w:rsidRDefault="00DB211C" w:rsidP="00DB211C">
      <w:r>
        <w:t xml:space="preserve">FASTR Team: </w:t>
      </w:r>
      <w:r w:rsidRPr="00281D5E">
        <w:t>Mallory Bedwell, Jared Frantzich, Rosemary Hartman, Jeff Jenkins, Nicole Kwan, Amanda Maguire, Sarah Perry, Catarina Pien, Traci Treleaven, Hailey Wright</w:t>
      </w:r>
    </w:p>
    <w:p w14:paraId="5B4DD91A" w14:textId="532B8C52" w:rsidR="00DB211C" w:rsidRDefault="00DB211C" w:rsidP="00CC33A8">
      <w:r>
        <w:t>Affiliations:</w:t>
      </w:r>
    </w:p>
    <w:p w14:paraId="2CD50128" w14:textId="3A07219E" w:rsidR="00DB211C" w:rsidRDefault="00E364AD" w:rsidP="00DB211C">
      <w:pPr>
        <w:pStyle w:val="ListParagraph"/>
        <w:numPr>
          <w:ilvl w:val="0"/>
          <w:numId w:val="1"/>
        </w:numPr>
      </w:pPr>
      <w:ins w:id="0" w:author="Davis, Brittany E.@DWR" w:date="2023-06-15T16:03:00Z">
        <w:r>
          <w:t xml:space="preserve">California </w:t>
        </w:r>
      </w:ins>
      <w:r w:rsidR="00DB211C">
        <w:t>Department of Water Resources</w:t>
      </w:r>
    </w:p>
    <w:p w14:paraId="563187A3" w14:textId="02DDB6AE" w:rsidR="00DB211C" w:rsidRDefault="00DB211C" w:rsidP="00DB211C">
      <w:pPr>
        <w:pStyle w:val="ListParagraph"/>
        <w:numPr>
          <w:ilvl w:val="0"/>
          <w:numId w:val="1"/>
        </w:numPr>
      </w:pPr>
      <w:r>
        <w:t>State Water Resources Control Board</w:t>
      </w:r>
    </w:p>
    <w:p w14:paraId="5115BC0D" w14:textId="44D78BB2" w:rsidR="00B9015A" w:rsidRDefault="00B9015A" w:rsidP="00DB211C">
      <w:pPr>
        <w:pStyle w:val="ListParagraph"/>
        <w:numPr>
          <w:ilvl w:val="0"/>
          <w:numId w:val="1"/>
        </w:numPr>
      </w:pPr>
      <w:r>
        <w:t>Anchor QEA</w:t>
      </w:r>
    </w:p>
    <w:p w14:paraId="5F9B5903" w14:textId="7E82D80E" w:rsidR="00957D45" w:rsidRDefault="00D9414B" w:rsidP="005D3A19">
      <w:pPr>
        <w:pStyle w:val="Heading1"/>
      </w:pPr>
      <w:r>
        <w:t>Introduction</w:t>
      </w:r>
    </w:p>
    <w:p w14:paraId="29AB672B" w14:textId="2C340980" w:rsidR="00D9414B" w:rsidRDefault="005D3A19">
      <w:r>
        <w:t xml:space="preserve">Par. 1: </w:t>
      </w:r>
      <w:r w:rsidR="00D9414B">
        <w:t xml:space="preserve">Importance of food subsidies to </w:t>
      </w:r>
      <w:r w:rsidR="005158DA">
        <w:t xml:space="preserve">supporting </w:t>
      </w:r>
      <w:r w:rsidR="00D9414B">
        <w:t xml:space="preserve">aquatic food webs- cite Nakano and Murakami, Power, Baxter, Polis, </w:t>
      </w:r>
      <w:r>
        <w:t>etc. – tie into supporting fish, esp. endangered species. Include delta/estuary food web</w:t>
      </w:r>
      <w:r w:rsidR="007730EE">
        <w:t xml:space="preserve"> example</w:t>
      </w:r>
      <w:r>
        <w:t>s</w:t>
      </w:r>
      <w:r w:rsidR="007730EE">
        <w:t xml:space="preserve"> as transition to next paragraph. </w:t>
      </w:r>
    </w:p>
    <w:p w14:paraId="23C2ED6B" w14:textId="6BAB119D" w:rsidR="00F55408" w:rsidRDefault="005D3A19">
      <w:r>
        <w:t xml:space="preserve">Par. </w:t>
      </w:r>
      <w:r w:rsidR="00F55408">
        <w:t xml:space="preserve">2: Importance of natural flow regime for food web productivity (cite Junk, Poff, Olden). History of management actions using pulse flows in other systems: e.g., Colorado River. Cite Kendy, Olden, </w:t>
      </w:r>
    </w:p>
    <w:p w14:paraId="7FE64A62" w14:textId="07767C01" w:rsidR="005D3A19" w:rsidRDefault="005D3A19">
      <w:r>
        <w:t xml:space="preserve">Par. </w:t>
      </w:r>
      <w:r w:rsidR="00F55408">
        <w:t>3</w:t>
      </w:r>
      <w:r>
        <w:t xml:space="preserve">: Background of food limitation in SFE contributing to declines of pelagic fish species. Cite references from report Intro. </w:t>
      </w:r>
      <w:r w:rsidR="003E019A">
        <w:t>Management actions to increase food availability are being considered or implemented to benefit endangered species in the SFE, including using managed pulse flows to create food subsidies by transporting food from regions of high food concentration to regions of low concentration in pulse water.</w:t>
      </w:r>
    </w:p>
    <w:p w14:paraId="102EC014" w14:textId="2FBE1F07" w:rsidR="00AC33C5" w:rsidRDefault="00AC33C5">
      <w:r>
        <w:t>P</w:t>
      </w:r>
      <w:r w:rsidR="00FC6915">
        <w:t xml:space="preserve">ar. 4: </w:t>
      </w:r>
      <w:r>
        <w:t>Background of previous NDFS pulses and scientific evidence for increased productivity (reuse language from report Intro).</w:t>
      </w:r>
    </w:p>
    <w:p w14:paraId="45729232" w14:textId="6B8A9AA5" w:rsidR="00AC33C5" w:rsidRDefault="00AC33C5">
      <w:pPr>
        <w:rPr>
          <w:ins w:id="1" w:author="Davis, Brittany E.@DWR" w:date="2023-07-11T16:18:00Z"/>
        </w:rPr>
      </w:pPr>
      <w:r>
        <w:t xml:space="preserve">Par. 5: NDFS adaptive management. </w:t>
      </w:r>
    </w:p>
    <w:p w14:paraId="6692D583" w14:textId="0DA74FEF" w:rsidR="009902C6" w:rsidRDefault="00451149">
      <w:pPr>
        <w:rPr>
          <w:ins w:id="2" w:author="Davis, Brittany E.@DWR" w:date="2023-07-11T16:22:00Z"/>
        </w:rPr>
      </w:pPr>
      <w:ins w:id="3" w:author="Davis, Brittany E.@DWR" w:date="2023-07-11T16:18:00Z">
        <w:r>
          <w:tab/>
          <w:t>-</w:t>
        </w:r>
      </w:ins>
      <w:ins w:id="4" w:author="Davis, Brittany E.@DWR" w:date="2023-07-11T16:20:00Z">
        <w:r w:rsidR="00FF1B4F">
          <w:t xml:space="preserve">evaluate </w:t>
        </w:r>
      </w:ins>
      <w:ins w:id="5" w:author="Davis, Brittany E.@DWR" w:date="2023-07-11T16:21:00Z">
        <w:r w:rsidR="009C6114">
          <w:t xml:space="preserve">the </w:t>
        </w:r>
      </w:ins>
      <w:ins w:id="6" w:author="Davis, Brittany E.@DWR" w:date="2023-07-11T16:18:00Z">
        <w:r>
          <w:t xml:space="preserve">effects of </w:t>
        </w:r>
      </w:ins>
      <w:ins w:id="7" w:author="Davis, Brittany E.@DWR" w:date="2023-07-11T16:21:00Z">
        <w:r w:rsidR="009C6114">
          <w:t xml:space="preserve">summer-fall </w:t>
        </w:r>
      </w:ins>
      <w:ins w:id="8" w:author="Davis, Brittany E.@DWR" w:date="2023-07-11T16:18:00Z">
        <w:r>
          <w:t>flow</w:t>
        </w:r>
      </w:ins>
      <w:ins w:id="9" w:author="Davis, Brittany E.@DWR" w:date="2023-07-11T16:21:00Z">
        <w:r w:rsidR="009C6114">
          <w:t>s</w:t>
        </w:r>
      </w:ins>
      <w:ins w:id="10" w:author="Davis, Brittany E.@DWR" w:date="2023-07-11T16:18:00Z">
        <w:r>
          <w:t xml:space="preserve"> </w:t>
        </w:r>
      </w:ins>
      <w:ins w:id="11" w:author="Davis, Brittany E.@DWR" w:date="2023-07-11T16:21:00Z">
        <w:r w:rsidR="00567D4B">
          <w:t xml:space="preserve">in the bypass </w:t>
        </w:r>
      </w:ins>
      <w:ins w:id="12" w:author="Davis, Brittany E.@DWR" w:date="2023-07-11T16:22:00Z">
        <w:r w:rsidR="00567D4B">
          <w:t xml:space="preserve">and CSC </w:t>
        </w:r>
        <w:r w:rsidR="007E7D30">
          <w:t xml:space="preserve">on </w:t>
        </w:r>
      </w:ins>
      <w:ins w:id="13" w:author="Davis, Brittany E.@DWR" w:date="2023-07-11T16:19:00Z">
        <w:r w:rsidR="00695DCB">
          <w:t>ecological responses</w:t>
        </w:r>
      </w:ins>
      <w:ins w:id="14" w:author="Davis, Brittany E.@DWR" w:date="2023-07-11T16:22:00Z">
        <w:r w:rsidR="007E7D30">
          <w:t xml:space="preserve">, </w:t>
        </w:r>
        <w:commentRangeStart w:id="15"/>
        <w:commentRangeStart w:id="16"/>
        <w:r w:rsidR="007E7D30">
          <w:t>the effect of water source</w:t>
        </w:r>
        <w:r w:rsidR="009902C6">
          <w:t xml:space="preserve"> </w:t>
        </w:r>
      </w:ins>
      <w:commentRangeEnd w:id="15"/>
      <w:r w:rsidR="006A28DE">
        <w:rPr>
          <w:rStyle w:val="CommentReference"/>
        </w:rPr>
        <w:commentReference w:id="15"/>
      </w:r>
      <w:commentRangeEnd w:id="16"/>
      <w:r w:rsidR="00ED11AB">
        <w:rPr>
          <w:rStyle w:val="CommentReference"/>
        </w:rPr>
        <w:commentReference w:id="16"/>
      </w:r>
    </w:p>
    <w:p w14:paraId="7320AFC2" w14:textId="14D59C46" w:rsidR="00451149" w:rsidRDefault="009902C6">
      <w:pPr>
        <w:ind w:firstLine="720"/>
        <w:pPrChange w:id="17" w:author="Davis, Brittany E.@DWR" w:date="2023-07-11T16:22:00Z">
          <w:pPr/>
        </w:pPrChange>
      </w:pPr>
      <w:ins w:id="18" w:author="Davis, Brittany E.@DWR" w:date="2023-07-11T16:22:00Z">
        <w:r>
          <w:t xml:space="preserve">- to </w:t>
        </w:r>
      </w:ins>
      <w:ins w:id="19" w:author="Davis, Brittany E.@DWR" w:date="2023-07-11T16:20:00Z">
        <w:r w:rsidR="00AD7FDC">
          <w:t xml:space="preserve">inform </w:t>
        </w:r>
      </w:ins>
      <w:ins w:id="20" w:author="Davis, Brittany E.@DWR" w:date="2023-07-11T16:23:00Z">
        <w:r>
          <w:t xml:space="preserve">resource managers </w:t>
        </w:r>
        <w:r w:rsidR="00DD3AF8">
          <w:t xml:space="preserve">adaptively </w:t>
        </w:r>
      </w:ins>
      <w:ins w:id="21" w:author="Davis, Brittany E.@DWR" w:date="2023-07-11T16:43:00Z">
        <w:r w:rsidR="007A19D6">
          <w:t>managing</w:t>
        </w:r>
      </w:ins>
      <w:ins w:id="22" w:author="Davis, Brittany E.@DWR" w:date="2023-07-11T16:23:00Z">
        <w:r w:rsidR="00DD3AF8">
          <w:t xml:space="preserve"> experiment flow pulse</w:t>
        </w:r>
      </w:ins>
      <w:ins w:id="23" w:author="Davis, Brittany E.@DWR" w:date="2023-07-11T16:24:00Z">
        <w:r w:rsidR="00DD3AF8">
          <w:t xml:space="preserve">s in the north delta, or </w:t>
        </w:r>
        <w:r w:rsidR="001D478D">
          <w:t>elsewhere of findings</w:t>
        </w:r>
      </w:ins>
      <w:ins w:id="24" w:author="Davis, Brittany E.@DWR" w:date="2023-07-11T16:23:00Z">
        <w:r w:rsidR="00DD3AF8">
          <w:t xml:space="preserve"> </w:t>
        </w:r>
      </w:ins>
    </w:p>
    <w:p w14:paraId="3BE595E0" w14:textId="0E50E568" w:rsidR="00AC33C5" w:rsidRDefault="00AC33C5">
      <w:r>
        <w:t>Research questions and hypotheses.</w:t>
      </w:r>
    </w:p>
    <w:p w14:paraId="507E1DD1" w14:textId="02006C70" w:rsidR="00AC33C5" w:rsidRDefault="00AC33C5" w:rsidP="00AC33C5">
      <w:pPr>
        <w:pStyle w:val="Heading1"/>
        <w:rPr>
          <w:ins w:id="25" w:author="Davis, Brittany E.@DWR" w:date="2023-06-15T16:04:00Z"/>
        </w:rPr>
      </w:pPr>
      <w:r>
        <w:t>Methods</w:t>
      </w:r>
    </w:p>
    <w:p w14:paraId="3666821F" w14:textId="2170777B" w:rsidR="00827A01" w:rsidRDefault="00A93B4C" w:rsidP="00135F70">
      <w:pPr>
        <w:pStyle w:val="Heading2"/>
        <w:rPr>
          <w:ins w:id="26" w:author="Davis, Brittany E.@DWR" w:date="2023-07-11T12:29:00Z"/>
        </w:rPr>
      </w:pPr>
      <w:ins w:id="27" w:author="Davis, Brittany E.@DWR" w:date="2023-06-15T16:04:00Z">
        <w:r>
          <w:t>Study Area</w:t>
        </w:r>
      </w:ins>
    </w:p>
    <w:p w14:paraId="2682B170" w14:textId="663B4A30" w:rsidR="00CC0C01" w:rsidRPr="00CF5BBC" w:rsidRDefault="00B26D83" w:rsidP="00CC0C01">
      <w:r>
        <w:t xml:space="preserve">The </w:t>
      </w:r>
      <w:r w:rsidR="0066631D">
        <w:t>study area</w:t>
      </w:r>
      <w:r>
        <w:t xml:space="preserve"> </w:t>
      </w:r>
      <w:r w:rsidR="00DB55F9">
        <w:t xml:space="preserve">included </w:t>
      </w:r>
      <w:r w:rsidR="00827A01">
        <w:t>the</w:t>
      </w:r>
      <w:r w:rsidR="003E6876">
        <w:t xml:space="preserve"> North Delta region of the upper San Francisco Estuary, ranging from </w:t>
      </w:r>
      <w:r w:rsidR="00DB55F9">
        <w:t>Colusa Basin</w:t>
      </w:r>
      <w:r w:rsidR="004210AF">
        <w:t xml:space="preserve"> – Ridge Cut Slough</w:t>
      </w:r>
      <w:r w:rsidR="003E6876">
        <w:t xml:space="preserve"> to the </w:t>
      </w:r>
      <w:r w:rsidR="00511594">
        <w:t xml:space="preserve">Lower </w:t>
      </w:r>
      <w:r w:rsidR="0041602F">
        <w:t>Sacramento</w:t>
      </w:r>
      <w:r w:rsidR="00511594">
        <w:t xml:space="preserve"> River as the northernmost and southernmost </w:t>
      </w:r>
      <w:r w:rsidR="007526EB">
        <w:t xml:space="preserve">locations, respectively. </w:t>
      </w:r>
      <w:r w:rsidR="00836557">
        <w:t>Two key regions evaluated</w:t>
      </w:r>
      <w:r w:rsidR="00135F70">
        <w:t xml:space="preserve"> within the study area</w:t>
      </w:r>
      <w:r w:rsidR="00836557">
        <w:t xml:space="preserve"> </w:t>
      </w:r>
      <w:r w:rsidR="00220C98">
        <w:t xml:space="preserve">were the Yolo Bypass and Cache </w:t>
      </w:r>
      <w:r w:rsidR="00220C98">
        <w:lastRenderedPageBreak/>
        <w:t>Slough Complex</w:t>
      </w:r>
      <w:r w:rsidR="00135F70">
        <w:t>, as</w:t>
      </w:r>
      <w:r w:rsidR="003049EF">
        <w:t xml:space="preserve"> </w:t>
      </w:r>
      <w:r w:rsidR="00A72EAF">
        <w:t>t</w:t>
      </w:r>
      <w:r w:rsidR="003049EF">
        <w:t xml:space="preserve">ogether, </w:t>
      </w:r>
      <w:r w:rsidR="00A72EAF">
        <w:t>they represent the</w:t>
      </w:r>
      <w:r w:rsidR="003049EF">
        <w:t xml:space="preserve"> largest remaining area of floodplain and freshwater tidal slough habitat (Frantzich et al. 2018) that may be critical for ESA-listed species</w:t>
      </w:r>
      <w:r w:rsidR="00D564DA">
        <w:t xml:space="preserve"> and are the focus for </w:t>
      </w:r>
      <w:proofErr w:type="gramStart"/>
      <w:r w:rsidR="00E205C2">
        <w:t>a number of</w:t>
      </w:r>
      <w:proofErr w:type="gramEnd"/>
      <w:r w:rsidR="00E205C2">
        <w:t xml:space="preserve"> conservation actions</w:t>
      </w:r>
      <w:r w:rsidR="003049EF">
        <w:t>.</w:t>
      </w:r>
      <w:r w:rsidR="00220C98">
        <w:t xml:space="preserve"> </w:t>
      </w:r>
      <w:r w:rsidR="00E81957">
        <w:t xml:space="preserve">The </w:t>
      </w:r>
      <w:r w:rsidR="00E205C2">
        <w:t>Knights Landing Ridge Cut is a 10</w:t>
      </w:r>
      <w:r w:rsidR="003D2772">
        <w:t xml:space="preserve"> </w:t>
      </w:r>
      <w:r w:rsidR="00E205C2">
        <w:t xml:space="preserve">km channel that connects the </w:t>
      </w:r>
      <w:r w:rsidR="00875A35">
        <w:t xml:space="preserve">Colusa Basin Drain </w:t>
      </w:r>
      <w:r w:rsidR="003C30EE">
        <w:t>to the Yolo Bypass</w:t>
      </w:r>
      <w:r w:rsidR="00044F5C">
        <w:t xml:space="preserve"> (</w:t>
      </w:r>
      <w:proofErr w:type="gramStart"/>
      <w:r w:rsidR="00044F5C">
        <w:t>i.e.</w:t>
      </w:r>
      <w:proofErr w:type="gramEnd"/>
      <w:r w:rsidR="00044F5C">
        <w:t xml:space="preserve"> Colusa Basin-Ridge Cut area)</w:t>
      </w:r>
      <w:r w:rsidR="00386AA5">
        <w:t xml:space="preserve"> allowing </w:t>
      </w:r>
      <w:r w:rsidR="00F55003">
        <w:t>water from Glenn-Colusa</w:t>
      </w:r>
      <w:r w:rsidR="00F16AFD">
        <w:t xml:space="preserve"> (e.g. </w:t>
      </w:r>
      <w:r w:rsidR="00386AA5">
        <w:t>agricultur</w:t>
      </w:r>
      <w:r w:rsidR="00F16AFD">
        <w:t xml:space="preserve">al return water, Sacramento River water, and </w:t>
      </w:r>
      <w:r w:rsidR="00386AA5">
        <w:t>other water inputs to pass</w:t>
      </w:r>
      <w:r w:rsidR="00F16AFD">
        <w:t xml:space="preserve"> or drain</w:t>
      </w:r>
      <w:r w:rsidR="00386AA5">
        <w:t xml:space="preserve"> through the bypass</w:t>
      </w:r>
      <w:r w:rsidR="009E58A4">
        <w:t xml:space="preserve">. </w:t>
      </w:r>
      <w:r w:rsidR="00220C98">
        <w:t xml:space="preserve">The </w:t>
      </w:r>
      <w:r w:rsidR="008019EE" w:rsidRPr="008019EE">
        <w:t>Yolo Bypass is a 24,000-hectare</w:t>
      </w:r>
      <w:r w:rsidR="00541895">
        <w:t xml:space="preserve"> and 60 km long</w:t>
      </w:r>
      <w:r w:rsidR="008019EE" w:rsidRPr="008019EE">
        <w:t xml:space="preserve"> floodplain and tidal slough</w:t>
      </w:r>
      <w:r w:rsidR="002477E8">
        <w:t>, that is partially leveed and</w:t>
      </w:r>
      <w:r w:rsidR="008019EE" w:rsidRPr="008019EE">
        <w:t xml:space="preserve"> </w:t>
      </w:r>
      <w:r w:rsidR="00E8361C">
        <w:t>serves as</w:t>
      </w:r>
      <w:r w:rsidR="008019EE" w:rsidRPr="008019EE">
        <w:t xml:space="preserve"> the primary flood control system for Sacramento, CA. During wet</w:t>
      </w:r>
      <w:r w:rsidR="00643D97">
        <w:t>ter</w:t>
      </w:r>
      <w:r w:rsidR="008019EE" w:rsidRPr="008019EE">
        <w:t xml:space="preserve"> conditions the bypass typically has positive flow downstream to CSC and Lower Sacramento River</w:t>
      </w:r>
      <w:r w:rsidR="00660268">
        <w:t xml:space="preserve"> from overtopping o</w:t>
      </w:r>
      <w:r w:rsidR="00E56B42">
        <w:t>f the Fremont weir with Sacramento River water</w:t>
      </w:r>
      <w:r w:rsidR="00FC7797">
        <w:t xml:space="preserve"> and/or additional inputs from western tributaries</w:t>
      </w:r>
      <w:r w:rsidR="00FF2C48">
        <w:t>.</w:t>
      </w:r>
      <w:r w:rsidR="008019EE" w:rsidRPr="008019EE">
        <w:t xml:space="preserve"> </w:t>
      </w:r>
      <w:r w:rsidR="00FF2C48">
        <w:t>D</w:t>
      </w:r>
      <w:r w:rsidR="008019EE" w:rsidRPr="008019EE">
        <w:t>uring dr</w:t>
      </w:r>
      <w:r w:rsidR="00FC7797">
        <w:t>ier</w:t>
      </w:r>
      <w:r w:rsidR="008019EE" w:rsidRPr="008019EE">
        <w:t xml:space="preserve"> conditions</w:t>
      </w:r>
      <w:r w:rsidR="001058DB">
        <w:t>, particularly in summer-fall</w:t>
      </w:r>
      <w:r w:rsidR="00B32FEC">
        <w:t>,</w:t>
      </w:r>
      <w:r w:rsidR="008019EE" w:rsidRPr="008019EE">
        <w:t xml:space="preserve"> the </w:t>
      </w:r>
      <w:r w:rsidR="00CB7A45">
        <w:t xml:space="preserve">wetted area of the </w:t>
      </w:r>
      <w:r w:rsidR="008019EE" w:rsidRPr="008019EE">
        <w:t>Yolo Bypass is reduced to a narrow perennial canal, called the Toe Drain</w:t>
      </w:r>
      <w:r w:rsidR="00854607">
        <w:t xml:space="preserve">. </w:t>
      </w:r>
      <w:r w:rsidR="008019EE" w:rsidRPr="008019EE">
        <w:t xml:space="preserve">The </w:t>
      </w:r>
      <w:r w:rsidR="004574B6">
        <w:t>Cache Slough Complex (</w:t>
      </w:r>
      <w:r w:rsidR="008019EE" w:rsidRPr="008019EE">
        <w:t>CSC</w:t>
      </w:r>
      <w:r w:rsidR="004574B6">
        <w:t>)</w:t>
      </w:r>
      <w:r w:rsidR="008019EE" w:rsidRPr="008019EE">
        <w:t xml:space="preserve"> </w:t>
      </w:r>
      <w:r w:rsidR="00AA1B1A">
        <w:t xml:space="preserve">is </w:t>
      </w:r>
      <w:r w:rsidR="008019EE" w:rsidRPr="008019EE">
        <w:t>a region of tidal wetlands and dead-end sloughs</w:t>
      </w:r>
      <w:r w:rsidR="00DA58E3">
        <w:t xml:space="preserve"> that </w:t>
      </w:r>
      <w:r w:rsidR="008019EE" w:rsidRPr="008019EE">
        <w:t xml:space="preserve">is connected to the base of the Yolo Bypass Toe Drain and is one of the remaining habitats </w:t>
      </w:r>
      <w:proofErr w:type="gramStart"/>
      <w:r w:rsidR="00F904A4" w:rsidRPr="008019EE">
        <w:t>characteristic</w:t>
      </w:r>
      <w:proofErr w:type="gramEnd"/>
      <w:r w:rsidR="008019EE" w:rsidRPr="008019EE">
        <w:t xml:space="preserve"> of the historic estuary. The CSC includes complex habitat such as small sloughs, channels, and open water which can influence </w:t>
      </w:r>
      <w:proofErr w:type="spellStart"/>
      <w:r w:rsidR="008019EE" w:rsidRPr="008019EE">
        <w:t>food</w:t>
      </w:r>
      <w:r w:rsidR="00DA58E3">
        <w:t>web</w:t>
      </w:r>
      <w:proofErr w:type="spellEnd"/>
      <w:r w:rsidR="008019EE" w:rsidRPr="008019EE">
        <w:t xml:space="preserve"> production and is likely why it has served as an important habitat for </w:t>
      </w:r>
      <w:r w:rsidR="00DA58E3">
        <w:t>native fishes historically</w:t>
      </w:r>
      <w:r w:rsidR="008019EE" w:rsidRPr="008019EE">
        <w:t xml:space="preserve"> (Sommer and Mejia, 2013</w:t>
      </w:r>
      <w:r w:rsidR="00187C69">
        <w:t xml:space="preserve">; </w:t>
      </w:r>
      <w:r w:rsidR="008019EE" w:rsidRPr="008019EE">
        <w:t xml:space="preserve">Young et al. 2021). </w:t>
      </w:r>
      <w:r w:rsidR="00BE0EE7">
        <w:t xml:space="preserve">While the </w:t>
      </w:r>
      <w:r w:rsidR="008019EE" w:rsidRPr="008019EE">
        <w:t>summer</w:t>
      </w:r>
      <w:r w:rsidR="00BE0EE7">
        <w:t>-</w:t>
      </w:r>
      <w:r w:rsidR="008019EE" w:rsidRPr="008019EE">
        <w:t xml:space="preserve">fall </w:t>
      </w:r>
      <w:r w:rsidR="00BE0EE7">
        <w:t xml:space="preserve">season </w:t>
      </w:r>
      <w:r w:rsidR="008019EE" w:rsidRPr="008019EE">
        <w:t>lead</w:t>
      </w:r>
      <w:r w:rsidR="00BE0EE7">
        <w:t>s</w:t>
      </w:r>
      <w:r w:rsidR="008019EE" w:rsidRPr="008019EE">
        <w:t xml:space="preserve"> to dr</w:t>
      </w:r>
      <w:r w:rsidR="00BE0EE7">
        <w:t>ier</w:t>
      </w:r>
      <w:r w:rsidR="00703A1E">
        <w:t xml:space="preserve"> and low-flow </w:t>
      </w:r>
      <w:r w:rsidR="008019EE" w:rsidRPr="008019EE">
        <w:t xml:space="preserve">conditions </w:t>
      </w:r>
      <w:r w:rsidR="00DA4B81">
        <w:t xml:space="preserve">in </w:t>
      </w:r>
      <w:r w:rsidR="008019EE" w:rsidRPr="008019EE">
        <w:t xml:space="preserve">the North Delta, the </w:t>
      </w:r>
      <w:r w:rsidR="00DA4B81">
        <w:t>seasonal effect on flows is</w:t>
      </w:r>
      <w:r w:rsidR="008019EE" w:rsidRPr="008019EE">
        <w:t xml:space="preserve"> exacerbated with high</w:t>
      </w:r>
      <w:r w:rsidR="00CA00A8">
        <w:t>er</w:t>
      </w:r>
      <w:r w:rsidR="008019EE" w:rsidRPr="008019EE">
        <w:t xml:space="preserve"> water diversion rates </w:t>
      </w:r>
      <w:r w:rsidR="002A1AA5">
        <w:t xml:space="preserve">for agriculture, recreation and water management. Summer-fall </w:t>
      </w:r>
      <w:r w:rsidR="004C3B2C">
        <w:t xml:space="preserve">water use </w:t>
      </w:r>
      <w:r w:rsidR="002A1AA5">
        <w:t xml:space="preserve">in many cases </w:t>
      </w:r>
      <w:r w:rsidR="004C3B2C">
        <w:t>exceed</w:t>
      </w:r>
      <w:r w:rsidR="002A1AA5">
        <w:t>s</w:t>
      </w:r>
      <w:r w:rsidR="004C3B2C">
        <w:t xml:space="preserve"> the supply of water inputs into the bypass </w:t>
      </w:r>
      <w:r w:rsidR="006C7062">
        <w:t xml:space="preserve">and </w:t>
      </w:r>
      <w:r w:rsidR="008019EE" w:rsidRPr="008019EE">
        <w:t>change</w:t>
      </w:r>
      <w:r w:rsidR="006C7062">
        <w:t>s</w:t>
      </w:r>
      <w:r w:rsidR="008019EE" w:rsidRPr="008019EE">
        <w:t xml:space="preserve"> hydrology by reversing outflow to low or net negative (</w:t>
      </w:r>
      <w:proofErr w:type="gramStart"/>
      <w:r w:rsidR="008019EE" w:rsidRPr="008019EE">
        <w:t>i.e.</w:t>
      </w:r>
      <w:proofErr w:type="gramEnd"/>
      <w:r w:rsidR="008019EE" w:rsidRPr="008019EE">
        <w:t xml:space="preserve"> net flow is upstream after accounting for tidal effects) (Frantzich et al. 2018). </w:t>
      </w:r>
      <w:r w:rsidR="00053AD7">
        <w:t>W</w:t>
      </w:r>
      <w:r w:rsidR="00FF3487">
        <w:t xml:space="preserve">e </w:t>
      </w:r>
      <w:r w:rsidR="00532359">
        <w:t>also used Sherwood Ha</w:t>
      </w:r>
      <w:r w:rsidR="00831D2B">
        <w:t>r</w:t>
      </w:r>
      <w:r w:rsidR="00532359">
        <w:t xml:space="preserve">bor on the mainstem Sacramento River as a reference </w:t>
      </w:r>
      <w:r w:rsidR="00053AD7">
        <w:t xml:space="preserve">to </w:t>
      </w:r>
      <w:r w:rsidR="00532359">
        <w:t>contrast</w:t>
      </w:r>
      <w:r w:rsidR="00053AD7">
        <w:t xml:space="preserve"> to bypass and CSC flows</w:t>
      </w:r>
      <w:r w:rsidR="00532359">
        <w:t>.</w:t>
      </w:r>
    </w:p>
    <w:p w14:paraId="5A636599" w14:textId="3A7302AA" w:rsidR="00904DC6" w:rsidRDefault="00A23E32" w:rsidP="00904DC6">
      <w:pPr>
        <w:pStyle w:val="Heading2"/>
      </w:pPr>
      <w:commentRangeStart w:id="28"/>
      <w:commentRangeStart w:id="29"/>
      <w:del w:id="30" w:author="Davis, Brittany E.@DWR" w:date="2023-06-15T16:04:00Z">
        <w:r>
          <w:delText xml:space="preserve">Generating </w:delText>
        </w:r>
      </w:del>
      <w:ins w:id="31" w:author="Davis, Brittany E.@DWR" w:date="2023-06-15T16:04:00Z">
        <w:r w:rsidR="00A93B4C">
          <w:t xml:space="preserve">Augmented </w:t>
        </w:r>
      </w:ins>
      <w:del w:id="32" w:author="Davis, Brittany E.@DWR" w:date="2023-06-15T16:04:00Z">
        <w:r>
          <w:delText xml:space="preserve">Pulse </w:delText>
        </w:r>
      </w:del>
      <w:r>
        <w:t>Flows</w:t>
      </w:r>
      <w:commentRangeEnd w:id="28"/>
      <w:r w:rsidR="007552CD">
        <w:rPr>
          <w:rStyle w:val="CommentReference"/>
        </w:rPr>
        <w:commentReference w:id="28"/>
      </w:r>
      <w:commentRangeEnd w:id="29"/>
      <w:r>
        <w:rPr>
          <w:rStyle w:val="CommentReference"/>
        </w:rPr>
        <w:commentReference w:id="29"/>
      </w:r>
    </w:p>
    <w:p w14:paraId="1CA02A7D" w14:textId="77777777" w:rsidR="00D05A27" w:rsidRDefault="00904DC6" w:rsidP="00904DC6">
      <w:pPr>
        <w:rPr>
          <w:ins w:id="33" w:author="Davis, Brittany E.@DWR" w:date="2023-07-11T14:23:00Z"/>
        </w:rPr>
      </w:pPr>
      <w:r>
        <w:t xml:space="preserve">Description of managed and unmanaged flow pulses; </w:t>
      </w:r>
      <w:commentRangeStart w:id="34"/>
      <w:r>
        <w:t>how they are generated with existing infrastructure, source water, timing.</w:t>
      </w:r>
      <w:ins w:id="35" w:author="Davis, Brittany E.@DWR" w:date="2023-07-11T12:10:00Z">
        <w:r w:rsidR="00377C88" w:rsidRPr="00377C88">
          <w:t xml:space="preserve"> </w:t>
        </w:r>
      </w:ins>
      <w:commentRangeEnd w:id="34"/>
      <w:ins w:id="36" w:author="Davis, Brittany E.@DWR" w:date="2023-07-11T16:30:00Z">
        <w:r w:rsidR="00295670">
          <w:rPr>
            <w:rStyle w:val="CommentReference"/>
          </w:rPr>
          <w:commentReference w:id="34"/>
        </w:r>
      </w:ins>
    </w:p>
    <w:p w14:paraId="68E3D430" w14:textId="5561235D" w:rsidR="00904DC6" w:rsidRDefault="000D253D" w:rsidP="00904DC6">
      <w:r>
        <w:t>Summer</w:t>
      </w:r>
      <w:r w:rsidR="00DE3FF3">
        <w:t>-fall f</w:t>
      </w:r>
      <w:r w:rsidR="00377C88">
        <w:t>low</w:t>
      </w:r>
      <w:r w:rsidR="00F06AFB">
        <w:t>s</w:t>
      </w:r>
      <w:r w:rsidR="00377C88">
        <w:t xml:space="preserve"> in </w:t>
      </w:r>
      <w:r w:rsidR="00D05A27">
        <w:t>the Yolo Bypass</w:t>
      </w:r>
      <w:r w:rsidR="00377C88">
        <w:t xml:space="preserve"> </w:t>
      </w:r>
      <w:r w:rsidR="00007DFD">
        <w:t>can be altered by</w:t>
      </w:r>
      <w:r w:rsidR="00C026B2">
        <w:t xml:space="preserve"> a number of </w:t>
      </w:r>
      <w:r w:rsidR="00DA46C8">
        <w:t>source</w:t>
      </w:r>
      <w:r w:rsidR="00C026B2">
        <w:t xml:space="preserve"> inputs and/or combination of inputs</w:t>
      </w:r>
      <w:r w:rsidR="00422E66">
        <w:t xml:space="preserve"> as well as exports</w:t>
      </w:r>
      <w:r w:rsidR="00615315">
        <w:t xml:space="preserve">, some of which are </w:t>
      </w:r>
      <w:proofErr w:type="gramStart"/>
      <w:r w:rsidR="00615315">
        <w:t>unmanaged</w:t>
      </w:r>
      <w:proofErr w:type="gramEnd"/>
      <w:r w:rsidR="00ED4252">
        <w:t xml:space="preserve"> and others managed</w:t>
      </w:r>
      <w:r w:rsidR="00C026B2">
        <w:t xml:space="preserve">. </w:t>
      </w:r>
      <w:r w:rsidR="00EB296E">
        <w:t>A description of f</w:t>
      </w:r>
      <w:r w:rsidR="00C43CE9">
        <w:t xml:space="preserve">low pulses from 2011 to 2019 are summarized in Table 1. </w:t>
      </w:r>
      <w:r w:rsidR="00E13FF2">
        <w:t>Unmanaged, small to moderate flow pulses occur in the upper Yolo Bypass annually</w:t>
      </w:r>
      <w:r w:rsidR="00C338B5">
        <w:t xml:space="preserve"> between </w:t>
      </w:r>
      <w:r w:rsidR="002C0758">
        <w:t>Aug</w:t>
      </w:r>
      <w:r w:rsidR="00C338B5">
        <w:t xml:space="preserve">ust and </w:t>
      </w:r>
      <w:r w:rsidR="002C0758">
        <w:t>Oct</w:t>
      </w:r>
      <w:r w:rsidR="00C338B5">
        <w:t>ober</w:t>
      </w:r>
      <w:r w:rsidR="002C0758">
        <w:t xml:space="preserve"> </w:t>
      </w:r>
      <w:r w:rsidR="00C338B5">
        <w:t xml:space="preserve">dependent on </w:t>
      </w:r>
      <w:r w:rsidR="00E13FF2">
        <w:t xml:space="preserve">local </w:t>
      </w:r>
      <w:r w:rsidR="006B6732">
        <w:t>agriculture and wildlife area</w:t>
      </w:r>
      <w:r w:rsidR="00E13FF2">
        <w:t xml:space="preserve"> activities (Anchor QEA 2023); however, inputs are typically not enough to reverse net negative flow out of CSC</w:t>
      </w:r>
      <w:r w:rsidR="00E91A2B">
        <w:t xml:space="preserve"> (2013, 2015, 2017)</w:t>
      </w:r>
      <w:r w:rsidR="00E13FF2">
        <w:t xml:space="preserve">. </w:t>
      </w:r>
      <w:r w:rsidR="003E76C1">
        <w:t>Unmanaged</w:t>
      </w:r>
      <w:r w:rsidR="000D07AA">
        <w:t>,</w:t>
      </w:r>
      <w:r w:rsidR="003E76C1">
        <w:t xml:space="preserve"> l</w:t>
      </w:r>
      <w:r w:rsidR="00DE3FF3">
        <w:t>arger than normal flows</w:t>
      </w:r>
      <w:r w:rsidR="00A74768">
        <w:t xml:space="preserve"> or pulses</w:t>
      </w:r>
      <w:r w:rsidR="00DE3FF3">
        <w:t xml:space="preserve"> in </w:t>
      </w:r>
      <w:r w:rsidR="00712777">
        <w:t xml:space="preserve">summer-fall </w:t>
      </w:r>
      <w:r w:rsidR="00D64A0F">
        <w:t xml:space="preserve">have </w:t>
      </w:r>
      <w:r w:rsidR="00DE3FF3">
        <w:t>result</w:t>
      </w:r>
      <w:r w:rsidR="00D64A0F">
        <w:t>ed</w:t>
      </w:r>
      <w:r w:rsidR="00DE3FF3">
        <w:t xml:space="preserve"> from </w:t>
      </w:r>
      <w:r w:rsidR="0011505C">
        <w:t xml:space="preserve">antecedent </w:t>
      </w:r>
      <w:r w:rsidR="004E24FF">
        <w:t>wet winter and spring conditions</w:t>
      </w:r>
      <w:r w:rsidR="00AC4BA9">
        <w:t xml:space="preserve"> correlated</w:t>
      </w:r>
      <w:r w:rsidR="004E24FF">
        <w:t xml:space="preserve"> with overtopping of the Fremont Weir</w:t>
      </w:r>
      <w:r w:rsidR="0011505C">
        <w:t xml:space="preserve"> and Sacramento River input</w:t>
      </w:r>
      <w:r w:rsidR="0032759B">
        <w:t xml:space="preserve"> into the bypass</w:t>
      </w:r>
      <w:r w:rsidR="0011505C">
        <w:t>,</w:t>
      </w:r>
      <w:r w:rsidR="00D048FF">
        <w:t xml:space="preserve"> </w:t>
      </w:r>
      <w:r w:rsidR="00416EC0">
        <w:t xml:space="preserve">tributary inputs, </w:t>
      </w:r>
      <w:r w:rsidR="00D048FF">
        <w:t>increased precipitation</w:t>
      </w:r>
      <w:r w:rsidR="00AC4BA9">
        <w:t xml:space="preserve">, </w:t>
      </w:r>
      <w:r w:rsidR="00D048FF">
        <w:t>stormwater drainage</w:t>
      </w:r>
      <w:r w:rsidR="00AC4BA9">
        <w:t xml:space="preserve"> </w:t>
      </w:r>
      <w:r w:rsidR="00FB5F0A">
        <w:t>(2011)</w:t>
      </w:r>
      <w:r w:rsidR="00CB608C">
        <w:t>, agriculture drainage</w:t>
      </w:r>
      <w:r w:rsidR="001700B1">
        <w:t xml:space="preserve"> </w:t>
      </w:r>
      <w:r w:rsidR="00A60EA5">
        <w:t xml:space="preserve">and operational needs (2012; </w:t>
      </w:r>
      <w:proofErr w:type="spellStart"/>
      <w:r w:rsidR="00A60EA5">
        <w:t>Franztich</w:t>
      </w:r>
      <w:proofErr w:type="spellEnd"/>
      <w:r w:rsidR="00A60EA5">
        <w:t xml:space="preserve"> et al. 2018),</w:t>
      </w:r>
      <w:r w:rsidR="00C17FAC">
        <w:t xml:space="preserve"> or a combination of inputs</w:t>
      </w:r>
      <w:r w:rsidR="00660BCE">
        <w:t xml:space="preserve"> (2015??)</w:t>
      </w:r>
      <w:r w:rsidR="00416EC0">
        <w:t>,</w:t>
      </w:r>
      <w:r w:rsidR="00674A31">
        <w:t xml:space="preserve"> </w:t>
      </w:r>
      <w:r w:rsidR="00416EC0">
        <w:t xml:space="preserve">all of which </w:t>
      </w:r>
      <w:r w:rsidR="00C17FAC">
        <w:t>are mostly not coordinated.</w:t>
      </w:r>
      <w:r w:rsidR="00AC4BA9">
        <w:t xml:space="preserve"> </w:t>
      </w:r>
      <w:r w:rsidR="00CF7BE9">
        <w:t>M</w:t>
      </w:r>
      <w:r w:rsidR="00E6363B">
        <w:t>anaged flow</w:t>
      </w:r>
      <w:r w:rsidR="00C52B33">
        <w:t xml:space="preserve"> </w:t>
      </w:r>
      <w:r w:rsidR="002C4F78">
        <w:t>pulses</w:t>
      </w:r>
      <w:r w:rsidR="00484E54">
        <w:t xml:space="preserve">, however, </w:t>
      </w:r>
      <w:r w:rsidR="000C2BDB">
        <w:t>have been</w:t>
      </w:r>
      <w:r w:rsidR="00E66CC7">
        <w:t xml:space="preserve"> </w:t>
      </w:r>
      <w:r w:rsidR="000C2BDB">
        <w:t>highly</w:t>
      </w:r>
      <w:r w:rsidR="00484E54">
        <w:t xml:space="preserve"> coordinated</w:t>
      </w:r>
      <w:r w:rsidR="003E1B46">
        <w:t xml:space="preserve"> through</w:t>
      </w:r>
      <w:r w:rsidR="00C52B33">
        <w:t xml:space="preserve"> </w:t>
      </w:r>
      <w:r w:rsidR="00416EC0">
        <w:t xml:space="preserve">the planned </w:t>
      </w:r>
      <w:r w:rsidR="00C52B33">
        <w:t xml:space="preserve">use of </w:t>
      </w:r>
      <w:r w:rsidR="0039040D">
        <w:t xml:space="preserve">existing </w:t>
      </w:r>
      <w:r w:rsidR="00A53DA3">
        <w:t>water conveyance infrastructure</w:t>
      </w:r>
      <w:r w:rsidR="00580D6A">
        <w:t xml:space="preserve"> (Frantzich et al. 2021)</w:t>
      </w:r>
      <w:r w:rsidR="003E1B46">
        <w:t xml:space="preserve"> </w:t>
      </w:r>
      <w:r w:rsidR="00B77426">
        <w:t xml:space="preserve">with the </w:t>
      </w:r>
      <w:r w:rsidR="00B219C9">
        <w:t xml:space="preserve">intent </w:t>
      </w:r>
      <w:r w:rsidR="00B77426">
        <w:t xml:space="preserve">to </w:t>
      </w:r>
      <w:r w:rsidR="00AF33CD">
        <w:t>reverse net negative flow in the bypass</w:t>
      </w:r>
      <w:r w:rsidR="00590F3E">
        <w:t xml:space="preserve"> for ecological benefits (</w:t>
      </w:r>
      <w:proofErr w:type="gramStart"/>
      <w:r w:rsidR="00590F3E">
        <w:t>e.g.</w:t>
      </w:r>
      <w:proofErr w:type="gramEnd"/>
      <w:r w:rsidR="00590F3E">
        <w:t xml:space="preserve"> plankton). </w:t>
      </w:r>
      <w:r w:rsidR="000E3484">
        <w:t xml:space="preserve">For example, </w:t>
      </w:r>
      <w:r w:rsidR="009949B4">
        <w:t xml:space="preserve">experimental </w:t>
      </w:r>
      <w:r w:rsidR="000E3484">
        <w:t>flow pulse</w:t>
      </w:r>
      <w:r w:rsidR="00813090">
        <w:t>s</w:t>
      </w:r>
      <w:r w:rsidR="000E3484">
        <w:t xml:space="preserve"> in 2016, 2018, and 2019 </w:t>
      </w:r>
      <w:r w:rsidR="00FE494F">
        <w:t xml:space="preserve">conducted by the Department of Water Resources </w:t>
      </w:r>
      <w:r w:rsidR="001D5731">
        <w:t xml:space="preserve">in collaboration with reclamation and irrigation districts, landowners, and agency partners </w:t>
      </w:r>
      <w:r w:rsidR="0079199E">
        <w:t xml:space="preserve">redirected </w:t>
      </w:r>
      <w:r w:rsidR="00D40FB3">
        <w:t xml:space="preserve">Sacramento River water </w:t>
      </w:r>
      <w:r w:rsidR="0079199E">
        <w:t>(2016</w:t>
      </w:r>
      <w:proofErr w:type="gramStart"/>
      <w:r w:rsidR="0079199E">
        <w:t>)</w:t>
      </w:r>
      <w:proofErr w:type="gramEnd"/>
      <w:r w:rsidR="0079199E">
        <w:t xml:space="preserve"> </w:t>
      </w:r>
      <w:r w:rsidR="005457C3">
        <w:t>or</w:t>
      </w:r>
      <w:r w:rsidR="00D40FB3">
        <w:t xml:space="preserve"> agriculture return water (mostly from rice crop</w:t>
      </w:r>
      <w:r w:rsidR="009949B4">
        <w:t xml:space="preserve"> in 2018 and 2019</w:t>
      </w:r>
      <w:r w:rsidR="00D40FB3">
        <w:t xml:space="preserve">) </w:t>
      </w:r>
      <w:r w:rsidR="00B45228">
        <w:t xml:space="preserve">into the Yolo Bypass </w:t>
      </w:r>
      <w:r w:rsidR="0018327E">
        <w:t>through reoperation of the Knights Landing Outfall Gates</w:t>
      </w:r>
      <w:r w:rsidR="00C001EB">
        <w:t xml:space="preserve"> and other </w:t>
      </w:r>
      <w:r w:rsidR="0048223C">
        <w:t xml:space="preserve">water-control </w:t>
      </w:r>
      <w:r w:rsidR="00C001EB">
        <w:t>structures</w:t>
      </w:r>
      <w:r w:rsidR="00B45228">
        <w:t xml:space="preserve">. </w:t>
      </w:r>
      <w:r w:rsidR="00B36521">
        <w:t>Details of managed flow pulse o</w:t>
      </w:r>
      <w:r w:rsidR="0003047C">
        <w:t>perations</w:t>
      </w:r>
      <w:r w:rsidR="00B36521">
        <w:t xml:space="preserve"> and </w:t>
      </w:r>
      <w:r w:rsidR="0003047C">
        <w:t>infra</w:t>
      </w:r>
      <w:r w:rsidR="00B36521">
        <w:t xml:space="preserve">structure are described in </w:t>
      </w:r>
      <w:r w:rsidR="00ED45D8">
        <w:t>Frantzich et al. (2021)</w:t>
      </w:r>
      <w:r w:rsidR="00B36521">
        <w:t xml:space="preserve"> and D</w:t>
      </w:r>
      <w:r w:rsidR="0016592C">
        <w:t>WR 2023</w:t>
      </w:r>
      <w:r w:rsidR="00B36521">
        <w:t xml:space="preserve">. </w:t>
      </w:r>
      <w:r w:rsidR="00C237A1">
        <w:t>In</w:t>
      </w:r>
      <w:r w:rsidR="0016592C">
        <w:t xml:space="preserve"> brief,</w:t>
      </w:r>
      <w:r w:rsidR="00C237A1">
        <w:t xml:space="preserve"> 2016</w:t>
      </w:r>
      <w:r w:rsidR="00B15840">
        <w:t>,</w:t>
      </w:r>
      <w:r w:rsidR="00C237A1">
        <w:t xml:space="preserve"> Sacramento River water was pumped into the Colusa Basin Drain</w:t>
      </w:r>
      <w:r w:rsidR="00B15840">
        <w:t xml:space="preserve"> in summer (July)</w:t>
      </w:r>
      <w:r w:rsidR="0035112F">
        <w:t>,</w:t>
      </w:r>
      <w:r w:rsidR="00E94158">
        <w:t xml:space="preserve"> that was </w:t>
      </w:r>
      <w:r w:rsidR="00E94158">
        <w:lastRenderedPageBreak/>
        <w:t>immediately passed through the bypass. The use of Sacramento River water</w:t>
      </w:r>
      <w:r w:rsidR="006A7CF9">
        <w:t xml:space="preserve"> to augment flow in the bypass were constrained to summer</w:t>
      </w:r>
      <w:r w:rsidR="00B15840">
        <w:t xml:space="preserve"> </w:t>
      </w:r>
      <w:r w:rsidR="0095710D">
        <w:t>due t</w:t>
      </w:r>
      <w:r w:rsidR="00A74793">
        <w:t xml:space="preserve">o agriculture timing </w:t>
      </w:r>
      <w:r w:rsidR="006A7CF9">
        <w:t>requirements</w:t>
      </w:r>
      <w:r w:rsidR="00A74793">
        <w:t xml:space="preserve"> and </w:t>
      </w:r>
      <w:r w:rsidR="0005180A">
        <w:t>consideration of salmonids.</w:t>
      </w:r>
      <w:r w:rsidR="00976AAE">
        <w:t xml:space="preserve"> </w:t>
      </w:r>
      <w:r w:rsidR="0005180A">
        <w:t xml:space="preserve">In contrast, 2018 and 2019 </w:t>
      </w:r>
      <w:r w:rsidR="00697DBD">
        <w:t xml:space="preserve">flow pulses were </w:t>
      </w:r>
      <w:r w:rsidR="00AF7872">
        <w:t>source</w:t>
      </w:r>
      <w:r w:rsidR="00A14BC5">
        <w:t>d</w:t>
      </w:r>
      <w:r w:rsidR="00AF7872">
        <w:t xml:space="preserve"> from agricultur</w:t>
      </w:r>
      <w:r w:rsidR="00A14BC5">
        <w:t>al drainage in l</w:t>
      </w:r>
      <w:r w:rsidR="00697DBD">
        <w:t>ate summer-fall (Aug</w:t>
      </w:r>
      <w:r w:rsidR="00A779CE">
        <w:t xml:space="preserve">ust to </w:t>
      </w:r>
      <w:r w:rsidR="00697DBD">
        <w:t>-Sept</w:t>
      </w:r>
      <w:r w:rsidR="00A779CE">
        <w:t>ember</w:t>
      </w:r>
      <w:r w:rsidR="00697DBD">
        <w:t>)</w:t>
      </w:r>
      <w:r w:rsidR="00610883">
        <w:t xml:space="preserve"> that tried to recreate flows observed in 2012. </w:t>
      </w:r>
      <w:r w:rsidR="00976AAE">
        <w:t xml:space="preserve">Agricultural drainage water </w:t>
      </w:r>
      <w:r w:rsidR="00EE63EC">
        <w:t xml:space="preserve">is originally sourced from Sacramento River water used to </w:t>
      </w:r>
      <w:r w:rsidR="00915CE1">
        <w:t>irrigate fields</w:t>
      </w:r>
      <w:r w:rsidR="008F13F7">
        <w:t>; however, the</w:t>
      </w:r>
      <w:r w:rsidR="00915CE1">
        <w:t xml:space="preserve"> </w:t>
      </w:r>
      <w:r w:rsidR="00A0542A">
        <w:t xml:space="preserve">water source has changed as it aged </w:t>
      </w:r>
      <w:r w:rsidR="00EA0191">
        <w:t xml:space="preserve">on fields undergoing </w:t>
      </w:r>
      <w:r w:rsidR="00E60A4E">
        <w:t xml:space="preserve">chemical and physical </w:t>
      </w:r>
      <w:r w:rsidR="00AD5DCE">
        <w:t>processes and pesticide applications.</w:t>
      </w:r>
    </w:p>
    <w:p w14:paraId="17E641F9" w14:textId="3423B2A6" w:rsidR="00D80D57" w:rsidRPr="006D5262" w:rsidRDefault="00D80D57" w:rsidP="006D5262">
      <w:pPr>
        <w:pStyle w:val="Caption-Table"/>
        <w:ind w:left="0"/>
        <w:rPr>
          <w:rFonts w:asciiTheme="minorHAnsi" w:hAnsiTheme="minorHAnsi" w:cstheme="minorHAnsi"/>
          <w:b w:val="0"/>
          <w:bCs w:val="0"/>
        </w:rPr>
      </w:pPr>
      <w:bookmarkStart w:id="37" w:name="_Ref76726475"/>
      <w:bookmarkStart w:id="38" w:name="_Ref78552187"/>
      <w:bookmarkStart w:id="39" w:name="_Toc116649713"/>
      <w:bookmarkStart w:id="40" w:name="_Toc124858891"/>
      <w:r w:rsidRPr="006D5262">
        <w:rPr>
          <w:rFonts w:asciiTheme="minorHAnsi" w:hAnsiTheme="minorHAnsi" w:cstheme="minorHAnsi"/>
          <w:b w:val="0"/>
          <w:bCs w:val="0"/>
        </w:rPr>
        <w:t xml:space="preserve">Table </w:t>
      </w:r>
      <w:r w:rsidRPr="006D5262">
        <w:rPr>
          <w:rFonts w:asciiTheme="minorHAnsi" w:hAnsiTheme="minorHAnsi" w:cstheme="minorHAnsi"/>
          <w:b w:val="0"/>
          <w:bCs w:val="0"/>
        </w:rPr>
        <w:fldChar w:fldCharType="begin"/>
      </w:r>
      <w:r w:rsidRPr="006D5262">
        <w:rPr>
          <w:rFonts w:asciiTheme="minorHAnsi" w:hAnsiTheme="minorHAnsi" w:cstheme="minorHAnsi"/>
          <w:b w:val="0"/>
          <w:bCs w:val="0"/>
        </w:rPr>
        <w:instrText xml:space="preserve"> STYLEREF 1 \s </w:instrText>
      </w:r>
      <w:r w:rsidRPr="006D5262">
        <w:rPr>
          <w:rFonts w:asciiTheme="minorHAnsi" w:hAnsiTheme="minorHAnsi" w:cstheme="minorHAnsi"/>
          <w:b w:val="0"/>
          <w:bCs w:val="0"/>
        </w:rPr>
        <w:fldChar w:fldCharType="separate"/>
      </w:r>
      <w:r w:rsidR="006D41CE">
        <w:rPr>
          <w:rFonts w:asciiTheme="minorHAnsi" w:hAnsiTheme="minorHAnsi" w:cstheme="minorHAnsi"/>
          <w:b w:val="0"/>
          <w:bCs w:val="0"/>
          <w:noProof/>
        </w:rPr>
        <w:t>0</w:t>
      </w:r>
      <w:r w:rsidRPr="006D5262">
        <w:rPr>
          <w:rFonts w:asciiTheme="minorHAnsi" w:hAnsiTheme="minorHAnsi" w:cstheme="minorHAnsi"/>
          <w:b w:val="0"/>
          <w:bCs w:val="0"/>
          <w:noProof/>
        </w:rPr>
        <w:fldChar w:fldCharType="end"/>
      </w:r>
      <w:r w:rsidRPr="006D5262">
        <w:rPr>
          <w:rFonts w:asciiTheme="minorHAnsi" w:hAnsiTheme="minorHAnsi" w:cstheme="minorHAnsi"/>
          <w:b w:val="0"/>
          <w:bCs w:val="0"/>
        </w:rPr>
        <w:noBreakHyphen/>
      </w:r>
      <w:r w:rsidRPr="006D5262">
        <w:rPr>
          <w:rFonts w:asciiTheme="minorHAnsi" w:hAnsiTheme="minorHAnsi" w:cstheme="minorHAnsi"/>
          <w:b w:val="0"/>
          <w:bCs w:val="0"/>
        </w:rPr>
        <w:fldChar w:fldCharType="begin"/>
      </w:r>
      <w:r w:rsidRPr="006D5262">
        <w:rPr>
          <w:rFonts w:asciiTheme="minorHAnsi" w:hAnsiTheme="minorHAnsi" w:cstheme="minorHAnsi"/>
          <w:b w:val="0"/>
          <w:bCs w:val="0"/>
        </w:rPr>
        <w:instrText xml:space="preserve"> SEQ Table \* ARABIC \s 1 </w:instrText>
      </w:r>
      <w:r w:rsidRPr="006D5262">
        <w:rPr>
          <w:rFonts w:asciiTheme="minorHAnsi" w:hAnsiTheme="minorHAnsi" w:cstheme="minorHAnsi"/>
          <w:b w:val="0"/>
          <w:bCs w:val="0"/>
        </w:rPr>
        <w:fldChar w:fldCharType="separate"/>
      </w:r>
      <w:r w:rsidR="006D41CE">
        <w:rPr>
          <w:rFonts w:asciiTheme="minorHAnsi" w:hAnsiTheme="minorHAnsi" w:cstheme="minorHAnsi"/>
          <w:b w:val="0"/>
          <w:bCs w:val="0"/>
          <w:noProof/>
        </w:rPr>
        <w:t>1</w:t>
      </w:r>
      <w:r w:rsidRPr="006D5262">
        <w:rPr>
          <w:rFonts w:asciiTheme="minorHAnsi" w:hAnsiTheme="minorHAnsi" w:cstheme="minorHAnsi"/>
          <w:b w:val="0"/>
          <w:bCs w:val="0"/>
          <w:noProof/>
        </w:rPr>
        <w:fldChar w:fldCharType="end"/>
      </w:r>
      <w:bookmarkEnd w:id="37"/>
      <w:r w:rsidRPr="006D5262">
        <w:rPr>
          <w:rFonts w:asciiTheme="minorHAnsi" w:hAnsiTheme="minorHAnsi" w:cstheme="minorHAnsi"/>
          <w:b w:val="0"/>
          <w:bCs w:val="0"/>
        </w:rPr>
        <w:t xml:space="preserve">. </w:t>
      </w:r>
      <w:commentRangeStart w:id="41"/>
      <w:r w:rsidRPr="006D5262">
        <w:rPr>
          <w:rFonts w:asciiTheme="minorHAnsi" w:hAnsiTheme="minorHAnsi" w:cstheme="minorHAnsi"/>
          <w:b w:val="0"/>
          <w:bCs w:val="0"/>
        </w:rPr>
        <w:t>Flow</w:t>
      </w:r>
      <w:commentRangeEnd w:id="41"/>
      <w:r w:rsidR="006B2FF2">
        <w:rPr>
          <w:rStyle w:val="CommentReference"/>
          <w:rFonts w:asciiTheme="minorHAnsi" w:eastAsiaTheme="minorHAnsi" w:hAnsiTheme="minorHAnsi" w:cstheme="minorBidi"/>
          <w:b w:val="0"/>
          <w:bCs w:val="0"/>
          <w:iCs w:val="0"/>
          <w:lang w:bidi="ar-SA"/>
        </w:rPr>
        <w:commentReference w:id="41"/>
      </w:r>
      <w:r w:rsidRPr="006D5262">
        <w:rPr>
          <w:rFonts w:asciiTheme="minorHAnsi" w:hAnsiTheme="minorHAnsi" w:cstheme="minorHAnsi"/>
          <w:b w:val="0"/>
          <w:bCs w:val="0"/>
        </w:rPr>
        <w:t xml:space="preserve"> pulse magnitude and duration measured at Lisbon Weir in the Yolo Bypass (Yolo) and modeled between the Cache Slough Complex (CSC) </w:t>
      </w:r>
      <w:r w:rsidRPr="006D5262">
        <w:rPr>
          <w:rFonts w:asciiTheme="minorHAnsi" w:hAnsiTheme="minorHAnsi" w:cstheme="minorHAnsi"/>
          <w:b w:val="0"/>
          <w:bCs w:val="0"/>
        </w:rPr>
        <w:fldChar w:fldCharType="begin"/>
      </w:r>
      <w:r w:rsidRPr="006D5262">
        <w:rPr>
          <w:rFonts w:asciiTheme="minorHAnsi" w:hAnsiTheme="minorHAnsi" w:cstheme="minorHAnsi"/>
          <w:b w:val="0"/>
          <w:bCs w:val="0"/>
        </w:rPr>
        <w:instrText xml:space="preserve"> TC "</w:instrText>
      </w:r>
      <w:bookmarkStart w:id="42" w:name="_Toc128501478"/>
      <w:r w:rsidRPr="006D5262">
        <w:rPr>
          <w:rFonts w:asciiTheme="minorHAnsi" w:hAnsiTheme="minorHAnsi" w:cstheme="minorHAnsi"/>
          <w:b w:val="0"/>
          <w:bCs w:val="0"/>
        </w:rPr>
        <w:instrText xml:space="preserve">Table </w:instrText>
      </w:r>
      <w:r w:rsidRPr="006D5262">
        <w:rPr>
          <w:rFonts w:asciiTheme="minorHAnsi" w:hAnsiTheme="minorHAnsi" w:cstheme="minorHAnsi"/>
          <w:b w:val="0"/>
          <w:bCs w:val="0"/>
          <w:noProof/>
        </w:rPr>
        <w:instrText>1</w:instrText>
      </w:r>
      <w:r w:rsidRPr="006D5262">
        <w:rPr>
          <w:rFonts w:asciiTheme="minorHAnsi" w:hAnsiTheme="minorHAnsi" w:cstheme="minorHAnsi"/>
          <w:b w:val="0"/>
          <w:bCs w:val="0"/>
        </w:rPr>
        <w:noBreakHyphen/>
      </w:r>
      <w:r w:rsidRPr="006D5262">
        <w:rPr>
          <w:rFonts w:asciiTheme="minorHAnsi" w:hAnsiTheme="minorHAnsi" w:cstheme="minorHAnsi"/>
          <w:b w:val="0"/>
          <w:bCs w:val="0"/>
          <w:noProof/>
        </w:rPr>
        <w:instrText>1</w:instrText>
      </w:r>
      <w:r w:rsidRPr="006D5262">
        <w:rPr>
          <w:rFonts w:asciiTheme="minorHAnsi" w:hAnsiTheme="minorHAnsi" w:cstheme="minorHAnsi"/>
          <w:b w:val="0"/>
          <w:bCs w:val="0"/>
        </w:rPr>
        <w:instrText>. Flow pulse magnitude and duration measured at Lisbon Weir in the Yolo Bypass (Yolo) and modeled between the Cache Slough Complex (CSC)</w:instrText>
      </w:r>
      <w:bookmarkEnd w:id="42"/>
      <w:r w:rsidRPr="006D5262">
        <w:rPr>
          <w:rFonts w:asciiTheme="minorHAnsi" w:hAnsiTheme="minorHAnsi" w:cstheme="minorHAnsi"/>
          <w:b w:val="0"/>
          <w:bCs w:val="0"/>
        </w:rPr>
        <w:instrText xml:space="preserve">" \f T \l "1" </w:instrText>
      </w:r>
      <w:r w:rsidRPr="006D5262">
        <w:rPr>
          <w:rFonts w:asciiTheme="minorHAnsi" w:hAnsiTheme="minorHAnsi" w:cstheme="minorHAnsi"/>
          <w:b w:val="0"/>
          <w:bCs w:val="0"/>
        </w:rPr>
        <w:fldChar w:fldCharType="end"/>
      </w:r>
      <w:r w:rsidRPr="006D5262">
        <w:rPr>
          <w:rFonts w:asciiTheme="minorHAnsi" w:hAnsiTheme="minorHAnsi" w:cstheme="minorHAnsi"/>
          <w:b w:val="0"/>
          <w:bCs w:val="0"/>
        </w:rPr>
        <w:t>. WY indicates water year type including wet (W), below normal (BN), dry (D), and critically dry (C). Flow pulse duration was measured or modeled as the number of days with positive flow at LIS in Yolo Bypass, or the number of days with net positive flow out of CSC. Flow pulse magnitude is measured in maximum daily average cubic feet per second (cfs) and thousand-acre feet (TAF). In the absence of flow pulses, net flow is negative (upstream) through the Yolo Bypass during this time. Asterisks besides year indicate pulses that were the result of planned</w:t>
      </w:r>
      <w:r w:rsidR="00EB6EB4" w:rsidRPr="006D5262">
        <w:rPr>
          <w:rFonts w:asciiTheme="minorHAnsi" w:hAnsiTheme="minorHAnsi" w:cstheme="minorHAnsi"/>
          <w:b w:val="0"/>
          <w:bCs w:val="0"/>
        </w:rPr>
        <w:t>,</w:t>
      </w:r>
      <w:r w:rsidRPr="006D5262">
        <w:rPr>
          <w:rFonts w:asciiTheme="minorHAnsi" w:hAnsiTheme="minorHAnsi" w:cstheme="minorHAnsi"/>
          <w:b w:val="0"/>
          <w:bCs w:val="0"/>
        </w:rPr>
        <w:t xml:space="preserve"> manage</w:t>
      </w:r>
      <w:r w:rsidR="00EB6EB4" w:rsidRPr="006D5262">
        <w:rPr>
          <w:rFonts w:asciiTheme="minorHAnsi" w:hAnsiTheme="minorHAnsi" w:cstheme="minorHAnsi"/>
          <w:b w:val="0"/>
          <w:bCs w:val="0"/>
        </w:rPr>
        <w:t>d, and coordinated pulses</w:t>
      </w:r>
      <w:r w:rsidRPr="006D5262">
        <w:rPr>
          <w:rFonts w:asciiTheme="minorHAnsi" w:hAnsiTheme="minorHAnsi" w:cstheme="minorHAnsi"/>
          <w:b w:val="0"/>
          <w:bCs w:val="0"/>
        </w:rPr>
        <w:t>.</w:t>
      </w:r>
      <w:bookmarkEnd w:id="38"/>
      <w:bookmarkEnd w:id="39"/>
      <w:bookmarkEnd w:id="40"/>
    </w:p>
    <w:tbl>
      <w:tblPr>
        <w:tblW w:w="8262" w:type="dxa"/>
        <w:tblInd w:w="360" w:type="dxa"/>
        <w:tblBorders>
          <w:top w:val="single" w:sz="4" w:space="0" w:color="000000" w:themeColor="text1"/>
          <w:bottom w:val="single" w:sz="4" w:space="0" w:color="000000" w:themeColor="text1"/>
        </w:tblBorders>
        <w:tblLayout w:type="fixed"/>
        <w:tblCellMar>
          <w:left w:w="58" w:type="dxa"/>
          <w:right w:w="58" w:type="dxa"/>
        </w:tblCellMar>
        <w:tblLook w:val="04A0" w:firstRow="1" w:lastRow="0" w:firstColumn="1" w:lastColumn="0" w:noHBand="0" w:noVBand="1"/>
      </w:tblPr>
      <w:tblGrid>
        <w:gridCol w:w="805"/>
        <w:gridCol w:w="724"/>
        <w:gridCol w:w="1080"/>
        <w:gridCol w:w="1168"/>
        <w:gridCol w:w="1075"/>
        <w:gridCol w:w="1163"/>
        <w:gridCol w:w="1172"/>
        <w:gridCol w:w="1075"/>
      </w:tblGrid>
      <w:tr w:rsidR="00AF4B6D" w:rsidRPr="007F6D95" w14:paraId="7C441B2F" w14:textId="77777777" w:rsidTr="00AF4B6D">
        <w:tc>
          <w:tcPr>
            <w:tcW w:w="805" w:type="dxa"/>
            <w:vMerge w:val="restart"/>
            <w:tcBorders>
              <w:top w:val="single" w:sz="4" w:space="0" w:color="000000" w:themeColor="text1"/>
            </w:tcBorders>
            <w:noWrap/>
            <w:vAlign w:val="bottom"/>
            <w:hideMark/>
          </w:tcPr>
          <w:p w14:paraId="777DAABF" w14:textId="77777777" w:rsidR="00AF4B6D" w:rsidRPr="007F6D95" w:rsidRDefault="00AF4B6D">
            <w:pPr>
              <w:pStyle w:val="TableText"/>
              <w:jc w:val="center"/>
              <w:rPr>
                <w:b/>
                <w:bCs/>
                <w:sz w:val="18"/>
                <w:szCs w:val="18"/>
              </w:rPr>
            </w:pPr>
            <w:r w:rsidRPr="007F6D95">
              <w:rPr>
                <w:b/>
                <w:bCs/>
                <w:sz w:val="18"/>
                <w:szCs w:val="18"/>
              </w:rPr>
              <w:t>Year</w:t>
            </w:r>
          </w:p>
        </w:tc>
        <w:tc>
          <w:tcPr>
            <w:tcW w:w="724" w:type="dxa"/>
            <w:vMerge w:val="restart"/>
            <w:tcBorders>
              <w:top w:val="single" w:sz="4" w:space="0" w:color="000000" w:themeColor="text1"/>
            </w:tcBorders>
            <w:vAlign w:val="bottom"/>
            <w:hideMark/>
          </w:tcPr>
          <w:p w14:paraId="2B0C518E" w14:textId="77777777" w:rsidR="00AF4B6D" w:rsidRPr="007F6D95" w:rsidRDefault="00AF4B6D">
            <w:pPr>
              <w:pStyle w:val="TableText"/>
              <w:jc w:val="center"/>
              <w:rPr>
                <w:b/>
                <w:bCs/>
                <w:sz w:val="18"/>
                <w:szCs w:val="18"/>
              </w:rPr>
            </w:pPr>
            <w:r w:rsidRPr="007F6D95">
              <w:rPr>
                <w:b/>
                <w:bCs/>
                <w:sz w:val="18"/>
                <w:szCs w:val="18"/>
              </w:rPr>
              <w:t>WY Type</w:t>
            </w:r>
          </w:p>
        </w:tc>
        <w:tc>
          <w:tcPr>
            <w:tcW w:w="2248" w:type="dxa"/>
            <w:gridSpan w:val="2"/>
            <w:tcBorders>
              <w:top w:val="single" w:sz="4" w:space="0" w:color="000000" w:themeColor="text1"/>
              <w:left w:val="single" w:sz="4" w:space="0" w:color="auto"/>
              <w:bottom w:val="single" w:sz="4" w:space="0" w:color="000000" w:themeColor="text1"/>
              <w:right w:val="single" w:sz="4" w:space="0" w:color="auto"/>
            </w:tcBorders>
            <w:vAlign w:val="bottom"/>
          </w:tcPr>
          <w:p w14:paraId="5A6902B3" w14:textId="77777777" w:rsidR="00AF4B6D" w:rsidRPr="007F6D95" w:rsidRDefault="00AF4B6D">
            <w:pPr>
              <w:pStyle w:val="TableText"/>
              <w:jc w:val="center"/>
              <w:rPr>
                <w:b/>
                <w:bCs/>
                <w:sz w:val="18"/>
                <w:szCs w:val="18"/>
              </w:rPr>
            </w:pPr>
            <w:r w:rsidRPr="007F6D95">
              <w:rPr>
                <w:b/>
                <w:bCs/>
                <w:sz w:val="18"/>
                <w:szCs w:val="18"/>
              </w:rPr>
              <w:t>Duration</w:t>
            </w:r>
          </w:p>
        </w:tc>
        <w:tc>
          <w:tcPr>
            <w:tcW w:w="3410" w:type="dxa"/>
            <w:gridSpan w:val="3"/>
            <w:tcBorders>
              <w:top w:val="single" w:sz="4" w:space="0" w:color="000000" w:themeColor="text1"/>
              <w:left w:val="single" w:sz="4" w:space="0" w:color="auto"/>
              <w:bottom w:val="single" w:sz="4" w:space="0" w:color="000000" w:themeColor="text1"/>
              <w:right w:val="single" w:sz="4" w:space="0" w:color="auto"/>
            </w:tcBorders>
            <w:vAlign w:val="bottom"/>
            <w:hideMark/>
          </w:tcPr>
          <w:p w14:paraId="09997A0D" w14:textId="77777777" w:rsidR="00AF4B6D" w:rsidRPr="007F6D95" w:rsidRDefault="00AF4B6D">
            <w:pPr>
              <w:pStyle w:val="TableText"/>
              <w:jc w:val="center"/>
              <w:rPr>
                <w:rFonts w:cstheme="majorBidi"/>
                <w:b/>
                <w:bCs/>
                <w:sz w:val="18"/>
                <w:szCs w:val="18"/>
              </w:rPr>
            </w:pPr>
            <w:r w:rsidRPr="007F6D95">
              <w:rPr>
                <w:rFonts w:cstheme="majorBidi"/>
                <w:b/>
                <w:bCs/>
                <w:sz w:val="18"/>
                <w:szCs w:val="18"/>
              </w:rPr>
              <w:t>Magnitude (Yolo)</w:t>
            </w:r>
          </w:p>
        </w:tc>
        <w:tc>
          <w:tcPr>
            <w:tcW w:w="1075" w:type="dxa"/>
            <w:vMerge w:val="restart"/>
            <w:tcBorders>
              <w:top w:val="single" w:sz="4" w:space="0" w:color="000000" w:themeColor="text1"/>
              <w:left w:val="single" w:sz="4" w:space="0" w:color="auto"/>
            </w:tcBorders>
            <w:vAlign w:val="bottom"/>
          </w:tcPr>
          <w:p w14:paraId="5FEC0336" w14:textId="77777777" w:rsidR="00AF4B6D" w:rsidRPr="007F6D95" w:rsidRDefault="00AF4B6D">
            <w:pPr>
              <w:pStyle w:val="TableText"/>
              <w:jc w:val="center"/>
              <w:rPr>
                <w:rFonts w:cstheme="majorBidi"/>
                <w:b/>
                <w:bCs/>
                <w:sz w:val="18"/>
                <w:szCs w:val="18"/>
              </w:rPr>
            </w:pPr>
            <w:r w:rsidRPr="007F6D95">
              <w:rPr>
                <w:rFonts w:cstheme="majorBidi"/>
                <w:b/>
                <w:bCs/>
                <w:sz w:val="18"/>
                <w:szCs w:val="18"/>
              </w:rPr>
              <w:t>Date Range of pulse (Yolo, estimated)</w:t>
            </w:r>
          </w:p>
        </w:tc>
      </w:tr>
      <w:tr w:rsidR="00AF4B6D" w:rsidRPr="007F6D95" w14:paraId="592EBD5C" w14:textId="77777777" w:rsidTr="00AF4B6D">
        <w:tc>
          <w:tcPr>
            <w:tcW w:w="805" w:type="dxa"/>
            <w:vMerge/>
            <w:tcBorders>
              <w:bottom w:val="single" w:sz="4" w:space="0" w:color="000000" w:themeColor="text1"/>
            </w:tcBorders>
            <w:noWrap/>
            <w:vAlign w:val="bottom"/>
          </w:tcPr>
          <w:p w14:paraId="5BD3E1D8" w14:textId="77777777" w:rsidR="00AF4B6D" w:rsidRPr="007F6D95" w:rsidRDefault="00AF4B6D">
            <w:pPr>
              <w:pStyle w:val="TableText"/>
              <w:jc w:val="center"/>
              <w:rPr>
                <w:b/>
                <w:bCs/>
                <w:sz w:val="18"/>
                <w:szCs w:val="18"/>
              </w:rPr>
            </w:pPr>
          </w:p>
        </w:tc>
        <w:tc>
          <w:tcPr>
            <w:tcW w:w="724" w:type="dxa"/>
            <w:vMerge/>
            <w:tcBorders>
              <w:bottom w:val="single" w:sz="4" w:space="0" w:color="000000" w:themeColor="text1"/>
            </w:tcBorders>
            <w:vAlign w:val="bottom"/>
          </w:tcPr>
          <w:p w14:paraId="6A8BFA67" w14:textId="77777777" w:rsidR="00AF4B6D" w:rsidRPr="007F6D95" w:rsidRDefault="00AF4B6D">
            <w:pPr>
              <w:pStyle w:val="TableText"/>
              <w:jc w:val="center"/>
              <w:rPr>
                <w:b/>
                <w:bCs/>
                <w:sz w:val="18"/>
                <w:szCs w:val="18"/>
              </w:rPr>
            </w:pPr>
          </w:p>
        </w:tc>
        <w:tc>
          <w:tcPr>
            <w:tcW w:w="1080" w:type="dxa"/>
            <w:tcBorders>
              <w:top w:val="single" w:sz="4" w:space="0" w:color="000000" w:themeColor="text1"/>
              <w:left w:val="single" w:sz="4" w:space="0" w:color="auto"/>
              <w:bottom w:val="single" w:sz="4" w:space="0" w:color="000000" w:themeColor="text1"/>
            </w:tcBorders>
            <w:vAlign w:val="bottom"/>
          </w:tcPr>
          <w:p w14:paraId="2D789B78" w14:textId="77777777" w:rsidR="00AF4B6D" w:rsidRPr="007F6D95" w:rsidRDefault="00AF4B6D">
            <w:pPr>
              <w:pStyle w:val="TableText"/>
              <w:jc w:val="center"/>
              <w:rPr>
                <w:rFonts w:cstheme="majorBidi"/>
                <w:b/>
                <w:bCs/>
                <w:sz w:val="18"/>
                <w:szCs w:val="18"/>
              </w:rPr>
            </w:pPr>
            <w:r w:rsidRPr="007F6D95">
              <w:rPr>
                <w:rFonts w:cstheme="majorBidi"/>
                <w:b/>
                <w:bCs/>
                <w:sz w:val="18"/>
                <w:szCs w:val="18"/>
              </w:rPr>
              <w:t>Days Net Positive Flow (Yolo, measured)</w:t>
            </w:r>
          </w:p>
        </w:tc>
        <w:tc>
          <w:tcPr>
            <w:tcW w:w="1168" w:type="dxa"/>
            <w:tcBorders>
              <w:top w:val="single" w:sz="4" w:space="0" w:color="000000" w:themeColor="text1"/>
              <w:bottom w:val="single" w:sz="4" w:space="0" w:color="000000" w:themeColor="text1"/>
              <w:right w:val="single" w:sz="4" w:space="0" w:color="auto"/>
            </w:tcBorders>
            <w:vAlign w:val="bottom"/>
          </w:tcPr>
          <w:p w14:paraId="06F10BEF" w14:textId="77777777" w:rsidR="00AF4B6D" w:rsidRPr="007F6D95" w:rsidRDefault="00AF4B6D">
            <w:pPr>
              <w:pStyle w:val="TableText"/>
              <w:jc w:val="center"/>
              <w:rPr>
                <w:b/>
                <w:bCs/>
                <w:sz w:val="18"/>
                <w:szCs w:val="18"/>
              </w:rPr>
            </w:pPr>
            <w:r w:rsidRPr="007F6D95">
              <w:rPr>
                <w:b/>
                <w:bCs/>
                <w:sz w:val="18"/>
                <w:szCs w:val="18"/>
              </w:rPr>
              <w:t>7-Day Ave Net Positive Flow (CSC, modeled)</w:t>
            </w:r>
          </w:p>
        </w:tc>
        <w:tc>
          <w:tcPr>
            <w:tcW w:w="1075" w:type="dxa"/>
            <w:tcBorders>
              <w:top w:val="single" w:sz="4" w:space="0" w:color="000000" w:themeColor="text1"/>
              <w:left w:val="single" w:sz="4" w:space="0" w:color="auto"/>
              <w:bottom w:val="single" w:sz="4" w:space="0" w:color="000000" w:themeColor="text1"/>
            </w:tcBorders>
            <w:vAlign w:val="bottom"/>
          </w:tcPr>
          <w:p w14:paraId="68639249" w14:textId="77777777" w:rsidR="00AF4B6D" w:rsidRPr="007F6D95" w:rsidRDefault="00AF4B6D">
            <w:pPr>
              <w:pStyle w:val="TableText"/>
              <w:jc w:val="center"/>
              <w:rPr>
                <w:rFonts w:cstheme="majorBidi"/>
                <w:b/>
                <w:bCs/>
                <w:sz w:val="18"/>
                <w:szCs w:val="18"/>
              </w:rPr>
            </w:pPr>
            <w:r w:rsidRPr="007F6D95">
              <w:rPr>
                <w:rFonts w:cstheme="majorBidi"/>
                <w:b/>
                <w:bCs/>
                <w:sz w:val="18"/>
                <w:szCs w:val="18"/>
              </w:rPr>
              <w:t>Max Daily Ave Net Flow (cfs, measured)</w:t>
            </w:r>
          </w:p>
        </w:tc>
        <w:tc>
          <w:tcPr>
            <w:tcW w:w="1163" w:type="dxa"/>
            <w:tcBorders>
              <w:top w:val="single" w:sz="4" w:space="0" w:color="000000" w:themeColor="text1"/>
              <w:bottom w:val="single" w:sz="4" w:space="0" w:color="000000" w:themeColor="text1"/>
            </w:tcBorders>
            <w:vAlign w:val="bottom"/>
          </w:tcPr>
          <w:p w14:paraId="4EEFD8C7" w14:textId="77777777" w:rsidR="00AF4B6D" w:rsidRPr="007F6D95" w:rsidRDefault="00AF4B6D">
            <w:pPr>
              <w:pStyle w:val="TableText"/>
              <w:jc w:val="center"/>
              <w:rPr>
                <w:rFonts w:cstheme="majorBidi"/>
                <w:b/>
                <w:bCs/>
                <w:sz w:val="18"/>
                <w:szCs w:val="18"/>
              </w:rPr>
            </w:pPr>
            <w:r w:rsidRPr="007F6D95">
              <w:rPr>
                <w:rFonts w:cstheme="majorBidi"/>
                <w:b/>
                <w:bCs/>
                <w:sz w:val="18"/>
                <w:szCs w:val="18"/>
              </w:rPr>
              <w:t>Total Net Positive Flow Volume (TAF, measured)</w:t>
            </w:r>
          </w:p>
        </w:tc>
        <w:tc>
          <w:tcPr>
            <w:tcW w:w="1172" w:type="dxa"/>
            <w:tcBorders>
              <w:top w:val="single" w:sz="4" w:space="0" w:color="000000" w:themeColor="text1"/>
              <w:bottom w:val="single" w:sz="4" w:space="0" w:color="000000" w:themeColor="text1"/>
              <w:right w:val="single" w:sz="4" w:space="0" w:color="auto"/>
            </w:tcBorders>
            <w:vAlign w:val="bottom"/>
          </w:tcPr>
          <w:p w14:paraId="625C3776" w14:textId="762ACAF5" w:rsidR="00AF4B6D" w:rsidRPr="007F6D95" w:rsidRDefault="00AF4B6D">
            <w:pPr>
              <w:pStyle w:val="TableText"/>
              <w:jc w:val="center"/>
              <w:rPr>
                <w:rFonts w:cstheme="majorBidi"/>
                <w:b/>
                <w:bCs/>
                <w:sz w:val="18"/>
                <w:szCs w:val="18"/>
              </w:rPr>
            </w:pPr>
            <w:commentRangeStart w:id="43"/>
            <w:r w:rsidRPr="007F6D95">
              <w:rPr>
                <w:rFonts w:cstheme="majorBidi"/>
                <w:b/>
                <w:bCs/>
                <w:sz w:val="18"/>
                <w:szCs w:val="18"/>
              </w:rPr>
              <w:t>Volume Relative to No Flow Pulse (TAF, modeled)</w:t>
            </w:r>
            <w:commentRangeEnd w:id="43"/>
            <w:r w:rsidR="00CF4691">
              <w:rPr>
                <w:rStyle w:val="CommentReference"/>
                <w:rFonts w:asciiTheme="minorHAnsi" w:eastAsiaTheme="minorHAnsi" w:hAnsiTheme="minorHAnsi"/>
                <w:lang w:bidi="ar-SA"/>
              </w:rPr>
              <w:commentReference w:id="43"/>
            </w:r>
          </w:p>
        </w:tc>
        <w:tc>
          <w:tcPr>
            <w:tcW w:w="1075" w:type="dxa"/>
            <w:vMerge/>
            <w:tcBorders>
              <w:left w:val="single" w:sz="4" w:space="0" w:color="auto"/>
              <w:bottom w:val="single" w:sz="4" w:space="0" w:color="000000" w:themeColor="text1"/>
            </w:tcBorders>
            <w:vAlign w:val="bottom"/>
          </w:tcPr>
          <w:p w14:paraId="06C89CA9" w14:textId="77777777" w:rsidR="00AF4B6D" w:rsidRPr="007F6D95" w:rsidRDefault="00AF4B6D">
            <w:pPr>
              <w:pStyle w:val="TableText"/>
              <w:jc w:val="center"/>
              <w:rPr>
                <w:b/>
                <w:bCs/>
                <w:sz w:val="18"/>
                <w:szCs w:val="18"/>
              </w:rPr>
            </w:pPr>
          </w:p>
        </w:tc>
      </w:tr>
      <w:tr w:rsidR="00AF4B6D" w:rsidRPr="007F6D95" w14:paraId="1B81BF72" w14:textId="77777777" w:rsidTr="00AF4B6D">
        <w:tc>
          <w:tcPr>
            <w:tcW w:w="805" w:type="dxa"/>
            <w:tcBorders>
              <w:top w:val="single" w:sz="4" w:space="0" w:color="000000" w:themeColor="text1"/>
              <w:bottom w:val="single" w:sz="4" w:space="0" w:color="BFBFBF" w:themeColor="background1" w:themeShade="BF"/>
            </w:tcBorders>
            <w:noWrap/>
            <w:hideMark/>
          </w:tcPr>
          <w:p w14:paraId="71235493" w14:textId="77777777" w:rsidR="00AF4B6D" w:rsidRPr="007F6D95" w:rsidRDefault="00AF4B6D">
            <w:pPr>
              <w:pStyle w:val="TableText"/>
              <w:jc w:val="center"/>
              <w:rPr>
                <w:sz w:val="18"/>
                <w:szCs w:val="18"/>
              </w:rPr>
            </w:pPr>
            <w:r w:rsidRPr="007F6D95">
              <w:rPr>
                <w:sz w:val="18"/>
                <w:szCs w:val="18"/>
              </w:rPr>
              <w:t>2011</w:t>
            </w:r>
          </w:p>
        </w:tc>
        <w:tc>
          <w:tcPr>
            <w:tcW w:w="724" w:type="dxa"/>
            <w:tcBorders>
              <w:top w:val="single" w:sz="4" w:space="0" w:color="000000" w:themeColor="text1"/>
              <w:bottom w:val="single" w:sz="4" w:space="0" w:color="BFBFBF" w:themeColor="background1" w:themeShade="BF"/>
            </w:tcBorders>
            <w:noWrap/>
            <w:hideMark/>
          </w:tcPr>
          <w:p w14:paraId="737089A7" w14:textId="77777777" w:rsidR="00AF4B6D" w:rsidRPr="007F6D95" w:rsidRDefault="00AF4B6D">
            <w:pPr>
              <w:pStyle w:val="TableText"/>
              <w:jc w:val="center"/>
              <w:rPr>
                <w:sz w:val="18"/>
                <w:szCs w:val="18"/>
              </w:rPr>
            </w:pPr>
            <w:r w:rsidRPr="007F6D95">
              <w:rPr>
                <w:sz w:val="18"/>
                <w:szCs w:val="18"/>
              </w:rPr>
              <w:t>W</w:t>
            </w:r>
          </w:p>
        </w:tc>
        <w:tc>
          <w:tcPr>
            <w:tcW w:w="1080" w:type="dxa"/>
            <w:tcBorders>
              <w:top w:val="single" w:sz="4" w:space="0" w:color="000000" w:themeColor="text1"/>
              <w:left w:val="single" w:sz="4" w:space="0" w:color="auto"/>
              <w:bottom w:val="single" w:sz="4" w:space="0" w:color="BFBFBF" w:themeColor="background1" w:themeShade="BF"/>
            </w:tcBorders>
          </w:tcPr>
          <w:p w14:paraId="0CC4B75D" w14:textId="77777777" w:rsidR="00AF4B6D" w:rsidRPr="007F6D95" w:rsidRDefault="00AF4B6D">
            <w:pPr>
              <w:pStyle w:val="TableText"/>
              <w:jc w:val="center"/>
              <w:rPr>
                <w:sz w:val="18"/>
                <w:szCs w:val="18"/>
              </w:rPr>
            </w:pPr>
            <w:r w:rsidRPr="007F6D95">
              <w:rPr>
                <w:sz w:val="18"/>
                <w:szCs w:val="18"/>
              </w:rPr>
              <w:t>63</w:t>
            </w:r>
          </w:p>
        </w:tc>
        <w:tc>
          <w:tcPr>
            <w:tcW w:w="1168" w:type="dxa"/>
            <w:tcBorders>
              <w:top w:val="single" w:sz="4" w:space="0" w:color="000000" w:themeColor="text1"/>
              <w:bottom w:val="single" w:sz="4" w:space="0" w:color="BFBFBF" w:themeColor="background1" w:themeShade="BF"/>
              <w:right w:val="single" w:sz="4" w:space="0" w:color="auto"/>
            </w:tcBorders>
          </w:tcPr>
          <w:p w14:paraId="71BB321D" w14:textId="77777777" w:rsidR="00AF4B6D" w:rsidRPr="007F6D95" w:rsidRDefault="00AF4B6D">
            <w:pPr>
              <w:pStyle w:val="TableText"/>
              <w:jc w:val="center"/>
              <w:rPr>
                <w:sz w:val="18"/>
                <w:szCs w:val="18"/>
              </w:rPr>
            </w:pPr>
            <w:r w:rsidRPr="007F6D95">
              <w:rPr>
                <w:sz w:val="18"/>
                <w:szCs w:val="18"/>
              </w:rPr>
              <w:t>16</w:t>
            </w:r>
          </w:p>
        </w:tc>
        <w:tc>
          <w:tcPr>
            <w:tcW w:w="1075" w:type="dxa"/>
            <w:tcBorders>
              <w:top w:val="single" w:sz="4" w:space="0" w:color="000000" w:themeColor="text1"/>
              <w:left w:val="single" w:sz="4" w:space="0" w:color="auto"/>
              <w:bottom w:val="single" w:sz="4" w:space="0" w:color="BFBFBF" w:themeColor="background1" w:themeShade="BF"/>
            </w:tcBorders>
            <w:noWrap/>
            <w:hideMark/>
          </w:tcPr>
          <w:p w14:paraId="357E7FBE" w14:textId="77777777" w:rsidR="00AF4B6D" w:rsidRPr="007F6D95" w:rsidRDefault="00AF4B6D">
            <w:pPr>
              <w:pStyle w:val="TableText"/>
              <w:jc w:val="center"/>
              <w:rPr>
                <w:sz w:val="18"/>
                <w:szCs w:val="18"/>
              </w:rPr>
            </w:pPr>
            <w:r w:rsidRPr="007F6D95">
              <w:rPr>
                <w:sz w:val="18"/>
                <w:szCs w:val="18"/>
              </w:rPr>
              <w:t>412</w:t>
            </w:r>
          </w:p>
        </w:tc>
        <w:tc>
          <w:tcPr>
            <w:tcW w:w="1163" w:type="dxa"/>
            <w:tcBorders>
              <w:top w:val="single" w:sz="4" w:space="0" w:color="000000" w:themeColor="text1"/>
              <w:bottom w:val="single" w:sz="4" w:space="0" w:color="BFBFBF" w:themeColor="background1" w:themeShade="BF"/>
            </w:tcBorders>
            <w:noWrap/>
            <w:hideMark/>
          </w:tcPr>
          <w:p w14:paraId="50F76394" w14:textId="77777777" w:rsidR="00AF4B6D" w:rsidRPr="007F6D95" w:rsidRDefault="00AF4B6D">
            <w:pPr>
              <w:pStyle w:val="TableText"/>
              <w:jc w:val="center"/>
              <w:rPr>
                <w:sz w:val="18"/>
                <w:szCs w:val="18"/>
              </w:rPr>
            </w:pPr>
            <w:r w:rsidRPr="007F6D95">
              <w:rPr>
                <w:sz w:val="18"/>
                <w:szCs w:val="18"/>
              </w:rPr>
              <w:t>22.4</w:t>
            </w:r>
          </w:p>
        </w:tc>
        <w:tc>
          <w:tcPr>
            <w:tcW w:w="1172" w:type="dxa"/>
            <w:tcBorders>
              <w:top w:val="single" w:sz="4" w:space="0" w:color="000000" w:themeColor="text1"/>
              <w:bottom w:val="single" w:sz="4" w:space="0" w:color="BFBFBF" w:themeColor="background1" w:themeShade="BF"/>
              <w:right w:val="single" w:sz="4" w:space="0" w:color="auto"/>
            </w:tcBorders>
          </w:tcPr>
          <w:p w14:paraId="3DB41083" w14:textId="77777777" w:rsidR="00AF4B6D" w:rsidRPr="007F6D95" w:rsidRDefault="00AF4B6D">
            <w:pPr>
              <w:pStyle w:val="TableText"/>
              <w:jc w:val="center"/>
              <w:rPr>
                <w:sz w:val="18"/>
                <w:szCs w:val="18"/>
              </w:rPr>
            </w:pPr>
            <w:r w:rsidRPr="007F6D95">
              <w:rPr>
                <w:sz w:val="18"/>
                <w:szCs w:val="18"/>
              </w:rPr>
              <w:t>16.6</w:t>
            </w:r>
          </w:p>
        </w:tc>
        <w:tc>
          <w:tcPr>
            <w:tcW w:w="1075" w:type="dxa"/>
            <w:tcBorders>
              <w:top w:val="single" w:sz="4" w:space="0" w:color="000000" w:themeColor="text1"/>
              <w:left w:val="single" w:sz="4" w:space="0" w:color="auto"/>
              <w:bottom w:val="single" w:sz="4" w:space="0" w:color="BFBFBF" w:themeColor="background1" w:themeShade="BF"/>
            </w:tcBorders>
          </w:tcPr>
          <w:p w14:paraId="3FEA5312" w14:textId="77777777" w:rsidR="00AF4B6D" w:rsidRPr="007F6D95" w:rsidRDefault="00AF4B6D">
            <w:pPr>
              <w:pStyle w:val="TableText"/>
              <w:jc w:val="center"/>
              <w:rPr>
                <w:sz w:val="18"/>
                <w:szCs w:val="18"/>
              </w:rPr>
            </w:pPr>
            <w:r w:rsidRPr="007F6D95">
              <w:rPr>
                <w:sz w:val="18"/>
                <w:szCs w:val="18"/>
              </w:rPr>
              <w:t>Aug 23 – Oct 24</w:t>
            </w:r>
          </w:p>
        </w:tc>
      </w:tr>
      <w:tr w:rsidR="00AF4B6D" w:rsidRPr="007F6D95" w14:paraId="41FDEA9C" w14:textId="77777777" w:rsidTr="00AF4B6D">
        <w:tc>
          <w:tcPr>
            <w:tcW w:w="805" w:type="dxa"/>
            <w:tcBorders>
              <w:top w:val="single" w:sz="4" w:space="0" w:color="BFBFBF" w:themeColor="background1" w:themeShade="BF"/>
              <w:bottom w:val="single" w:sz="4" w:space="0" w:color="BFBFBF" w:themeColor="background1" w:themeShade="BF"/>
            </w:tcBorders>
            <w:noWrap/>
            <w:hideMark/>
          </w:tcPr>
          <w:p w14:paraId="5B9A2D16" w14:textId="77777777" w:rsidR="00AF4B6D" w:rsidRPr="007F6D95" w:rsidRDefault="00AF4B6D">
            <w:pPr>
              <w:pStyle w:val="TableText"/>
              <w:jc w:val="center"/>
              <w:rPr>
                <w:sz w:val="18"/>
                <w:szCs w:val="18"/>
              </w:rPr>
            </w:pPr>
            <w:r w:rsidRPr="007F6D95">
              <w:rPr>
                <w:sz w:val="18"/>
                <w:szCs w:val="18"/>
              </w:rPr>
              <w:t>2012*</w:t>
            </w:r>
          </w:p>
        </w:tc>
        <w:tc>
          <w:tcPr>
            <w:tcW w:w="724" w:type="dxa"/>
            <w:tcBorders>
              <w:top w:val="single" w:sz="4" w:space="0" w:color="BFBFBF" w:themeColor="background1" w:themeShade="BF"/>
              <w:bottom w:val="single" w:sz="4" w:space="0" w:color="BFBFBF" w:themeColor="background1" w:themeShade="BF"/>
            </w:tcBorders>
            <w:noWrap/>
            <w:hideMark/>
          </w:tcPr>
          <w:p w14:paraId="44C0996E" w14:textId="77777777" w:rsidR="00AF4B6D" w:rsidRPr="007F6D95" w:rsidRDefault="00AF4B6D">
            <w:pPr>
              <w:pStyle w:val="TableText"/>
              <w:jc w:val="center"/>
              <w:rPr>
                <w:sz w:val="18"/>
                <w:szCs w:val="18"/>
              </w:rPr>
            </w:pPr>
            <w:r w:rsidRPr="007F6D95">
              <w:rPr>
                <w:sz w:val="18"/>
                <w:szCs w:val="18"/>
              </w:rPr>
              <w:t>BN</w:t>
            </w:r>
          </w:p>
        </w:tc>
        <w:tc>
          <w:tcPr>
            <w:tcW w:w="1080" w:type="dxa"/>
            <w:tcBorders>
              <w:top w:val="single" w:sz="4" w:space="0" w:color="BFBFBF" w:themeColor="background1" w:themeShade="BF"/>
              <w:left w:val="single" w:sz="4" w:space="0" w:color="auto"/>
              <w:bottom w:val="single" w:sz="4" w:space="0" w:color="BFBFBF" w:themeColor="background1" w:themeShade="BF"/>
            </w:tcBorders>
          </w:tcPr>
          <w:p w14:paraId="242B3A4D" w14:textId="77777777" w:rsidR="00AF4B6D" w:rsidRPr="007F6D95" w:rsidRDefault="00AF4B6D">
            <w:pPr>
              <w:pStyle w:val="TableText"/>
              <w:jc w:val="center"/>
              <w:rPr>
                <w:sz w:val="18"/>
                <w:szCs w:val="18"/>
              </w:rPr>
            </w:pPr>
            <w:r w:rsidRPr="007F6D95">
              <w:rPr>
                <w:sz w:val="18"/>
                <w:szCs w:val="18"/>
              </w:rPr>
              <w:t>38</w:t>
            </w:r>
          </w:p>
        </w:tc>
        <w:tc>
          <w:tcPr>
            <w:tcW w:w="1168" w:type="dxa"/>
            <w:tcBorders>
              <w:top w:val="single" w:sz="4" w:space="0" w:color="BFBFBF" w:themeColor="background1" w:themeShade="BF"/>
              <w:bottom w:val="single" w:sz="4" w:space="0" w:color="BFBFBF" w:themeColor="background1" w:themeShade="BF"/>
              <w:right w:val="single" w:sz="4" w:space="0" w:color="auto"/>
            </w:tcBorders>
          </w:tcPr>
          <w:p w14:paraId="296855BE" w14:textId="77777777" w:rsidR="00AF4B6D" w:rsidRPr="007F6D95" w:rsidRDefault="00AF4B6D">
            <w:pPr>
              <w:pStyle w:val="TableText"/>
              <w:jc w:val="center"/>
              <w:rPr>
                <w:sz w:val="18"/>
                <w:szCs w:val="18"/>
              </w:rPr>
            </w:pPr>
            <w:r w:rsidRPr="007F6D95">
              <w:rPr>
                <w:sz w:val="18"/>
                <w:szCs w:val="18"/>
              </w:rPr>
              <w:t>26</w:t>
            </w:r>
          </w:p>
        </w:tc>
        <w:tc>
          <w:tcPr>
            <w:tcW w:w="1075" w:type="dxa"/>
            <w:tcBorders>
              <w:top w:val="single" w:sz="4" w:space="0" w:color="BFBFBF" w:themeColor="background1" w:themeShade="BF"/>
              <w:left w:val="single" w:sz="4" w:space="0" w:color="auto"/>
              <w:bottom w:val="single" w:sz="4" w:space="0" w:color="BFBFBF" w:themeColor="background1" w:themeShade="BF"/>
            </w:tcBorders>
            <w:noWrap/>
            <w:hideMark/>
          </w:tcPr>
          <w:p w14:paraId="22AE3597" w14:textId="77777777" w:rsidR="00AF4B6D" w:rsidRPr="007F6D95" w:rsidRDefault="00AF4B6D">
            <w:pPr>
              <w:pStyle w:val="TableText"/>
              <w:jc w:val="center"/>
              <w:rPr>
                <w:sz w:val="18"/>
                <w:szCs w:val="18"/>
              </w:rPr>
            </w:pPr>
            <w:r w:rsidRPr="007F6D95">
              <w:rPr>
                <w:sz w:val="18"/>
                <w:szCs w:val="18"/>
              </w:rPr>
              <w:t>723</w:t>
            </w:r>
          </w:p>
        </w:tc>
        <w:tc>
          <w:tcPr>
            <w:tcW w:w="1163" w:type="dxa"/>
            <w:tcBorders>
              <w:top w:val="single" w:sz="4" w:space="0" w:color="BFBFBF" w:themeColor="background1" w:themeShade="BF"/>
              <w:bottom w:val="single" w:sz="4" w:space="0" w:color="BFBFBF" w:themeColor="background1" w:themeShade="BF"/>
            </w:tcBorders>
            <w:noWrap/>
            <w:hideMark/>
          </w:tcPr>
          <w:p w14:paraId="104A93FC" w14:textId="77777777" w:rsidR="00AF4B6D" w:rsidRPr="007F6D95" w:rsidRDefault="00AF4B6D">
            <w:pPr>
              <w:pStyle w:val="TableText"/>
              <w:jc w:val="center"/>
              <w:rPr>
                <w:sz w:val="18"/>
                <w:szCs w:val="18"/>
              </w:rPr>
            </w:pPr>
            <w:r w:rsidRPr="007F6D95">
              <w:rPr>
                <w:sz w:val="18"/>
                <w:szCs w:val="18"/>
              </w:rPr>
              <w:t>27.2</w:t>
            </w:r>
          </w:p>
        </w:tc>
        <w:tc>
          <w:tcPr>
            <w:tcW w:w="1172" w:type="dxa"/>
            <w:tcBorders>
              <w:top w:val="single" w:sz="4" w:space="0" w:color="BFBFBF" w:themeColor="background1" w:themeShade="BF"/>
              <w:bottom w:val="single" w:sz="4" w:space="0" w:color="BFBFBF" w:themeColor="background1" w:themeShade="BF"/>
              <w:right w:val="single" w:sz="4" w:space="0" w:color="auto"/>
            </w:tcBorders>
          </w:tcPr>
          <w:p w14:paraId="181BF1E2" w14:textId="77777777" w:rsidR="00AF4B6D" w:rsidRPr="007F6D95" w:rsidRDefault="00AF4B6D">
            <w:pPr>
              <w:pStyle w:val="TableText"/>
              <w:jc w:val="center"/>
              <w:rPr>
                <w:sz w:val="18"/>
                <w:szCs w:val="18"/>
              </w:rPr>
            </w:pPr>
            <w:r w:rsidRPr="007F6D95">
              <w:rPr>
                <w:sz w:val="18"/>
                <w:szCs w:val="18"/>
              </w:rPr>
              <w:t>31.4</w:t>
            </w:r>
          </w:p>
        </w:tc>
        <w:tc>
          <w:tcPr>
            <w:tcW w:w="1075" w:type="dxa"/>
            <w:tcBorders>
              <w:top w:val="single" w:sz="4" w:space="0" w:color="BFBFBF" w:themeColor="background1" w:themeShade="BF"/>
              <w:left w:val="single" w:sz="4" w:space="0" w:color="auto"/>
              <w:bottom w:val="single" w:sz="4" w:space="0" w:color="BFBFBF" w:themeColor="background1" w:themeShade="BF"/>
            </w:tcBorders>
          </w:tcPr>
          <w:p w14:paraId="031B1B96" w14:textId="77777777" w:rsidR="00AF4B6D" w:rsidRPr="007F6D95" w:rsidRDefault="00AF4B6D">
            <w:pPr>
              <w:pStyle w:val="TableText"/>
              <w:jc w:val="center"/>
              <w:rPr>
                <w:sz w:val="18"/>
                <w:szCs w:val="18"/>
              </w:rPr>
            </w:pPr>
            <w:r w:rsidRPr="007F6D95">
              <w:rPr>
                <w:sz w:val="18"/>
                <w:szCs w:val="18"/>
              </w:rPr>
              <w:t>Aug 26 – Oct 2</w:t>
            </w:r>
          </w:p>
        </w:tc>
      </w:tr>
      <w:tr w:rsidR="00AF4B6D" w:rsidRPr="007F6D95" w14:paraId="3372D9FC" w14:textId="77777777" w:rsidTr="00AF4B6D">
        <w:tc>
          <w:tcPr>
            <w:tcW w:w="805" w:type="dxa"/>
            <w:tcBorders>
              <w:top w:val="single" w:sz="4" w:space="0" w:color="BFBFBF" w:themeColor="background1" w:themeShade="BF"/>
              <w:bottom w:val="single" w:sz="4" w:space="0" w:color="BFBFBF" w:themeColor="background1" w:themeShade="BF"/>
            </w:tcBorders>
            <w:noWrap/>
            <w:hideMark/>
          </w:tcPr>
          <w:p w14:paraId="451E4774" w14:textId="77777777" w:rsidR="00AF4B6D" w:rsidRPr="007F6D95" w:rsidRDefault="00AF4B6D">
            <w:pPr>
              <w:pStyle w:val="TableText"/>
              <w:jc w:val="center"/>
              <w:rPr>
                <w:sz w:val="18"/>
                <w:szCs w:val="18"/>
              </w:rPr>
            </w:pPr>
            <w:r w:rsidRPr="007F6D95">
              <w:rPr>
                <w:sz w:val="18"/>
                <w:szCs w:val="18"/>
              </w:rPr>
              <w:t>2013</w:t>
            </w:r>
          </w:p>
        </w:tc>
        <w:tc>
          <w:tcPr>
            <w:tcW w:w="724" w:type="dxa"/>
            <w:tcBorders>
              <w:top w:val="single" w:sz="4" w:space="0" w:color="BFBFBF" w:themeColor="background1" w:themeShade="BF"/>
              <w:bottom w:val="single" w:sz="4" w:space="0" w:color="BFBFBF" w:themeColor="background1" w:themeShade="BF"/>
            </w:tcBorders>
            <w:noWrap/>
            <w:hideMark/>
          </w:tcPr>
          <w:p w14:paraId="35A80362" w14:textId="77777777" w:rsidR="00AF4B6D" w:rsidRPr="007F6D95" w:rsidRDefault="00AF4B6D">
            <w:pPr>
              <w:pStyle w:val="TableText"/>
              <w:jc w:val="center"/>
              <w:rPr>
                <w:sz w:val="18"/>
                <w:szCs w:val="18"/>
              </w:rPr>
            </w:pPr>
            <w:r w:rsidRPr="007F6D95">
              <w:rPr>
                <w:sz w:val="18"/>
                <w:szCs w:val="18"/>
              </w:rPr>
              <w:t>D</w:t>
            </w:r>
          </w:p>
        </w:tc>
        <w:tc>
          <w:tcPr>
            <w:tcW w:w="1080" w:type="dxa"/>
            <w:tcBorders>
              <w:top w:val="single" w:sz="4" w:space="0" w:color="BFBFBF" w:themeColor="background1" w:themeShade="BF"/>
              <w:left w:val="single" w:sz="4" w:space="0" w:color="auto"/>
              <w:bottom w:val="single" w:sz="4" w:space="0" w:color="BFBFBF" w:themeColor="background1" w:themeShade="BF"/>
            </w:tcBorders>
          </w:tcPr>
          <w:p w14:paraId="72FA7C32" w14:textId="77777777" w:rsidR="00AF4B6D" w:rsidRPr="007F6D95" w:rsidRDefault="00AF4B6D">
            <w:pPr>
              <w:pStyle w:val="TableText"/>
              <w:jc w:val="center"/>
              <w:rPr>
                <w:sz w:val="18"/>
                <w:szCs w:val="18"/>
              </w:rPr>
            </w:pPr>
            <w:r w:rsidRPr="007F6D95">
              <w:rPr>
                <w:sz w:val="18"/>
                <w:szCs w:val="18"/>
              </w:rPr>
              <w:t>42</w:t>
            </w:r>
          </w:p>
        </w:tc>
        <w:tc>
          <w:tcPr>
            <w:tcW w:w="1168" w:type="dxa"/>
            <w:tcBorders>
              <w:top w:val="single" w:sz="4" w:space="0" w:color="BFBFBF" w:themeColor="background1" w:themeShade="BF"/>
              <w:bottom w:val="single" w:sz="4" w:space="0" w:color="BFBFBF" w:themeColor="background1" w:themeShade="BF"/>
              <w:right w:val="single" w:sz="4" w:space="0" w:color="auto"/>
            </w:tcBorders>
          </w:tcPr>
          <w:p w14:paraId="0E7B6CC6" w14:textId="77777777" w:rsidR="00AF4B6D" w:rsidRPr="007F6D95" w:rsidRDefault="00AF4B6D">
            <w:pPr>
              <w:pStyle w:val="TableText"/>
              <w:jc w:val="center"/>
              <w:rPr>
                <w:sz w:val="18"/>
                <w:szCs w:val="18"/>
              </w:rPr>
            </w:pPr>
            <w:r w:rsidRPr="007F6D95">
              <w:rPr>
                <w:sz w:val="18"/>
                <w:szCs w:val="18"/>
              </w:rPr>
              <w:t>-</w:t>
            </w:r>
          </w:p>
        </w:tc>
        <w:tc>
          <w:tcPr>
            <w:tcW w:w="1075" w:type="dxa"/>
            <w:tcBorders>
              <w:top w:val="single" w:sz="4" w:space="0" w:color="BFBFBF" w:themeColor="background1" w:themeShade="BF"/>
              <w:left w:val="single" w:sz="4" w:space="0" w:color="auto"/>
              <w:bottom w:val="single" w:sz="4" w:space="0" w:color="BFBFBF" w:themeColor="background1" w:themeShade="BF"/>
            </w:tcBorders>
            <w:noWrap/>
            <w:hideMark/>
          </w:tcPr>
          <w:p w14:paraId="30089CE8" w14:textId="77777777" w:rsidR="00AF4B6D" w:rsidRPr="007F6D95" w:rsidRDefault="00AF4B6D">
            <w:pPr>
              <w:pStyle w:val="TableText"/>
              <w:jc w:val="center"/>
              <w:rPr>
                <w:sz w:val="18"/>
                <w:szCs w:val="18"/>
              </w:rPr>
            </w:pPr>
            <w:r w:rsidRPr="007F6D95">
              <w:rPr>
                <w:sz w:val="18"/>
                <w:szCs w:val="18"/>
              </w:rPr>
              <w:t>283</w:t>
            </w:r>
          </w:p>
        </w:tc>
        <w:tc>
          <w:tcPr>
            <w:tcW w:w="1163" w:type="dxa"/>
            <w:tcBorders>
              <w:top w:val="single" w:sz="4" w:space="0" w:color="BFBFBF" w:themeColor="background1" w:themeShade="BF"/>
              <w:bottom w:val="single" w:sz="4" w:space="0" w:color="BFBFBF" w:themeColor="background1" w:themeShade="BF"/>
            </w:tcBorders>
            <w:noWrap/>
            <w:hideMark/>
          </w:tcPr>
          <w:p w14:paraId="557833DE" w14:textId="77777777" w:rsidR="00AF4B6D" w:rsidRPr="007F6D95" w:rsidRDefault="00AF4B6D">
            <w:pPr>
              <w:pStyle w:val="TableText"/>
              <w:jc w:val="center"/>
              <w:rPr>
                <w:sz w:val="18"/>
                <w:szCs w:val="18"/>
              </w:rPr>
            </w:pPr>
            <w:r w:rsidRPr="007F6D95">
              <w:rPr>
                <w:sz w:val="18"/>
                <w:szCs w:val="18"/>
              </w:rPr>
              <w:t>11.4</w:t>
            </w:r>
          </w:p>
        </w:tc>
        <w:tc>
          <w:tcPr>
            <w:tcW w:w="1172" w:type="dxa"/>
            <w:tcBorders>
              <w:top w:val="single" w:sz="4" w:space="0" w:color="BFBFBF" w:themeColor="background1" w:themeShade="BF"/>
              <w:bottom w:val="single" w:sz="4" w:space="0" w:color="BFBFBF" w:themeColor="background1" w:themeShade="BF"/>
              <w:right w:val="single" w:sz="4" w:space="0" w:color="auto"/>
            </w:tcBorders>
          </w:tcPr>
          <w:p w14:paraId="7F6A9F57" w14:textId="77777777" w:rsidR="00AF4B6D" w:rsidRPr="007F6D95" w:rsidRDefault="00AF4B6D">
            <w:pPr>
              <w:pStyle w:val="TableText"/>
              <w:jc w:val="center"/>
              <w:rPr>
                <w:sz w:val="18"/>
                <w:szCs w:val="18"/>
              </w:rPr>
            </w:pPr>
            <w:r w:rsidRPr="007F6D95">
              <w:rPr>
                <w:sz w:val="18"/>
                <w:szCs w:val="18"/>
              </w:rPr>
              <w:t>18.5</w:t>
            </w:r>
          </w:p>
        </w:tc>
        <w:tc>
          <w:tcPr>
            <w:tcW w:w="1075" w:type="dxa"/>
            <w:tcBorders>
              <w:top w:val="single" w:sz="4" w:space="0" w:color="BFBFBF" w:themeColor="background1" w:themeShade="BF"/>
              <w:left w:val="single" w:sz="4" w:space="0" w:color="auto"/>
              <w:bottom w:val="single" w:sz="4" w:space="0" w:color="BFBFBF" w:themeColor="background1" w:themeShade="BF"/>
            </w:tcBorders>
          </w:tcPr>
          <w:p w14:paraId="386FC8B0" w14:textId="77777777" w:rsidR="00AF4B6D" w:rsidRPr="007F6D95" w:rsidRDefault="00AF4B6D">
            <w:pPr>
              <w:pStyle w:val="TableText"/>
              <w:jc w:val="center"/>
              <w:rPr>
                <w:sz w:val="18"/>
                <w:szCs w:val="18"/>
              </w:rPr>
            </w:pPr>
            <w:r w:rsidRPr="007F6D95">
              <w:rPr>
                <w:sz w:val="18"/>
                <w:szCs w:val="18"/>
              </w:rPr>
              <w:t>Aug 22 – Oct 2</w:t>
            </w:r>
          </w:p>
        </w:tc>
      </w:tr>
      <w:tr w:rsidR="00AF4B6D" w:rsidRPr="007F6D95" w14:paraId="6B831E4C" w14:textId="77777777" w:rsidTr="00AF4B6D">
        <w:tc>
          <w:tcPr>
            <w:tcW w:w="805" w:type="dxa"/>
            <w:tcBorders>
              <w:top w:val="single" w:sz="4" w:space="0" w:color="BFBFBF" w:themeColor="background1" w:themeShade="BF"/>
              <w:bottom w:val="single" w:sz="4" w:space="0" w:color="BFBFBF" w:themeColor="background1" w:themeShade="BF"/>
            </w:tcBorders>
            <w:noWrap/>
            <w:hideMark/>
          </w:tcPr>
          <w:p w14:paraId="58216E6A" w14:textId="77777777" w:rsidR="00AF4B6D" w:rsidRPr="007F6D95" w:rsidRDefault="00AF4B6D">
            <w:pPr>
              <w:pStyle w:val="TableText"/>
              <w:jc w:val="center"/>
              <w:rPr>
                <w:sz w:val="18"/>
                <w:szCs w:val="18"/>
              </w:rPr>
            </w:pPr>
            <w:r w:rsidRPr="007F6D95">
              <w:rPr>
                <w:sz w:val="18"/>
                <w:szCs w:val="18"/>
              </w:rPr>
              <w:t>2014</w:t>
            </w:r>
          </w:p>
        </w:tc>
        <w:tc>
          <w:tcPr>
            <w:tcW w:w="724" w:type="dxa"/>
            <w:tcBorders>
              <w:top w:val="single" w:sz="4" w:space="0" w:color="BFBFBF" w:themeColor="background1" w:themeShade="BF"/>
              <w:bottom w:val="single" w:sz="4" w:space="0" w:color="BFBFBF" w:themeColor="background1" w:themeShade="BF"/>
            </w:tcBorders>
            <w:noWrap/>
            <w:hideMark/>
          </w:tcPr>
          <w:p w14:paraId="1595B87E" w14:textId="77777777" w:rsidR="00AF4B6D" w:rsidRPr="007F6D95" w:rsidRDefault="00AF4B6D">
            <w:pPr>
              <w:pStyle w:val="TableText"/>
              <w:jc w:val="center"/>
              <w:rPr>
                <w:sz w:val="18"/>
                <w:szCs w:val="18"/>
              </w:rPr>
            </w:pPr>
            <w:r w:rsidRPr="007F6D95">
              <w:rPr>
                <w:sz w:val="18"/>
                <w:szCs w:val="18"/>
              </w:rPr>
              <w:t>C</w:t>
            </w:r>
          </w:p>
        </w:tc>
        <w:tc>
          <w:tcPr>
            <w:tcW w:w="1080" w:type="dxa"/>
            <w:tcBorders>
              <w:top w:val="single" w:sz="4" w:space="0" w:color="BFBFBF" w:themeColor="background1" w:themeShade="BF"/>
              <w:left w:val="single" w:sz="4" w:space="0" w:color="auto"/>
              <w:bottom w:val="single" w:sz="4" w:space="0" w:color="BFBFBF" w:themeColor="background1" w:themeShade="BF"/>
            </w:tcBorders>
          </w:tcPr>
          <w:p w14:paraId="6CFE34C9" w14:textId="77777777" w:rsidR="00AF4B6D" w:rsidRPr="007F6D95" w:rsidRDefault="00AF4B6D">
            <w:pPr>
              <w:pStyle w:val="TableText"/>
              <w:jc w:val="center"/>
              <w:rPr>
                <w:sz w:val="18"/>
                <w:szCs w:val="18"/>
              </w:rPr>
            </w:pPr>
            <w:r w:rsidRPr="007F6D95">
              <w:rPr>
                <w:sz w:val="18"/>
                <w:szCs w:val="18"/>
              </w:rPr>
              <w:t>15</w:t>
            </w:r>
          </w:p>
        </w:tc>
        <w:tc>
          <w:tcPr>
            <w:tcW w:w="1168" w:type="dxa"/>
            <w:tcBorders>
              <w:top w:val="single" w:sz="4" w:space="0" w:color="BFBFBF" w:themeColor="background1" w:themeShade="BF"/>
              <w:bottom w:val="single" w:sz="4" w:space="0" w:color="BFBFBF" w:themeColor="background1" w:themeShade="BF"/>
              <w:right w:val="single" w:sz="4" w:space="0" w:color="auto"/>
            </w:tcBorders>
          </w:tcPr>
          <w:p w14:paraId="6F3BEFF6" w14:textId="77777777" w:rsidR="00AF4B6D" w:rsidRPr="007F6D95" w:rsidRDefault="00AF4B6D">
            <w:pPr>
              <w:pStyle w:val="TableText"/>
              <w:jc w:val="center"/>
              <w:rPr>
                <w:sz w:val="18"/>
                <w:szCs w:val="18"/>
              </w:rPr>
            </w:pPr>
            <w:r w:rsidRPr="007F6D95">
              <w:rPr>
                <w:sz w:val="18"/>
                <w:szCs w:val="18"/>
              </w:rPr>
              <w:t>-</w:t>
            </w:r>
          </w:p>
        </w:tc>
        <w:tc>
          <w:tcPr>
            <w:tcW w:w="1075" w:type="dxa"/>
            <w:tcBorders>
              <w:top w:val="single" w:sz="4" w:space="0" w:color="BFBFBF" w:themeColor="background1" w:themeShade="BF"/>
              <w:left w:val="single" w:sz="4" w:space="0" w:color="auto"/>
              <w:bottom w:val="single" w:sz="4" w:space="0" w:color="BFBFBF" w:themeColor="background1" w:themeShade="BF"/>
            </w:tcBorders>
            <w:noWrap/>
            <w:hideMark/>
          </w:tcPr>
          <w:p w14:paraId="6971B4C3" w14:textId="77777777" w:rsidR="00AF4B6D" w:rsidRPr="007F6D95" w:rsidRDefault="00AF4B6D">
            <w:pPr>
              <w:pStyle w:val="TableText"/>
              <w:jc w:val="center"/>
              <w:rPr>
                <w:sz w:val="18"/>
                <w:szCs w:val="18"/>
              </w:rPr>
            </w:pPr>
            <w:r w:rsidRPr="007F6D95">
              <w:rPr>
                <w:sz w:val="18"/>
                <w:szCs w:val="18"/>
              </w:rPr>
              <w:t>239</w:t>
            </w:r>
          </w:p>
        </w:tc>
        <w:tc>
          <w:tcPr>
            <w:tcW w:w="1163" w:type="dxa"/>
            <w:tcBorders>
              <w:top w:val="single" w:sz="4" w:space="0" w:color="BFBFBF" w:themeColor="background1" w:themeShade="BF"/>
              <w:bottom w:val="single" w:sz="4" w:space="0" w:color="BFBFBF" w:themeColor="background1" w:themeShade="BF"/>
            </w:tcBorders>
            <w:noWrap/>
            <w:hideMark/>
          </w:tcPr>
          <w:p w14:paraId="4A309B8B" w14:textId="77777777" w:rsidR="00AF4B6D" w:rsidRPr="007F6D95" w:rsidRDefault="00AF4B6D">
            <w:pPr>
              <w:pStyle w:val="TableText"/>
              <w:jc w:val="center"/>
              <w:rPr>
                <w:sz w:val="18"/>
                <w:szCs w:val="18"/>
              </w:rPr>
            </w:pPr>
            <w:r w:rsidRPr="007F6D95">
              <w:rPr>
                <w:sz w:val="18"/>
                <w:szCs w:val="18"/>
              </w:rPr>
              <w:t>2.5</w:t>
            </w:r>
          </w:p>
        </w:tc>
        <w:tc>
          <w:tcPr>
            <w:tcW w:w="1172" w:type="dxa"/>
            <w:tcBorders>
              <w:top w:val="single" w:sz="4" w:space="0" w:color="BFBFBF" w:themeColor="background1" w:themeShade="BF"/>
              <w:bottom w:val="single" w:sz="4" w:space="0" w:color="BFBFBF" w:themeColor="background1" w:themeShade="BF"/>
              <w:right w:val="single" w:sz="4" w:space="0" w:color="auto"/>
            </w:tcBorders>
          </w:tcPr>
          <w:p w14:paraId="45CC0341" w14:textId="77777777" w:rsidR="00AF4B6D" w:rsidRPr="007F6D95" w:rsidRDefault="00AF4B6D">
            <w:pPr>
              <w:pStyle w:val="TableText"/>
              <w:jc w:val="center"/>
              <w:rPr>
                <w:sz w:val="18"/>
                <w:szCs w:val="18"/>
              </w:rPr>
            </w:pPr>
            <w:r w:rsidRPr="007F6D95">
              <w:rPr>
                <w:sz w:val="18"/>
                <w:szCs w:val="18"/>
              </w:rPr>
              <w:t>2.6</w:t>
            </w:r>
          </w:p>
        </w:tc>
        <w:tc>
          <w:tcPr>
            <w:tcW w:w="1075" w:type="dxa"/>
            <w:tcBorders>
              <w:top w:val="single" w:sz="4" w:space="0" w:color="BFBFBF" w:themeColor="background1" w:themeShade="BF"/>
              <w:left w:val="single" w:sz="4" w:space="0" w:color="auto"/>
              <w:bottom w:val="single" w:sz="4" w:space="0" w:color="BFBFBF" w:themeColor="background1" w:themeShade="BF"/>
            </w:tcBorders>
          </w:tcPr>
          <w:p w14:paraId="3EA5B3B3" w14:textId="77777777" w:rsidR="00AF4B6D" w:rsidRPr="007F6D95" w:rsidRDefault="00AF4B6D">
            <w:pPr>
              <w:pStyle w:val="TableText"/>
              <w:jc w:val="center"/>
              <w:rPr>
                <w:sz w:val="18"/>
                <w:szCs w:val="18"/>
              </w:rPr>
            </w:pPr>
            <w:r w:rsidRPr="007F6D95">
              <w:rPr>
                <w:sz w:val="18"/>
                <w:szCs w:val="18"/>
              </w:rPr>
              <w:t>Sep 9 –</w:t>
            </w:r>
          </w:p>
          <w:p w14:paraId="75EBA0C2" w14:textId="77777777" w:rsidR="00AF4B6D" w:rsidRPr="007F6D95" w:rsidRDefault="00AF4B6D">
            <w:pPr>
              <w:pStyle w:val="TableText"/>
              <w:jc w:val="center"/>
              <w:rPr>
                <w:sz w:val="18"/>
                <w:szCs w:val="18"/>
              </w:rPr>
            </w:pPr>
            <w:r w:rsidRPr="007F6D95">
              <w:rPr>
                <w:sz w:val="18"/>
                <w:szCs w:val="18"/>
              </w:rPr>
              <w:t>Sep 23</w:t>
            </w:r>
          </w:p>
        </w:tc>
      </w:tr>
      <w:tr w:rsidR="00AF4B6D" w:rsidRPr="007F6D95" w14:paraId="10D4AF03" w14:textId="77777777" w:rsidTr="00AF4B6D">
        <w:tc>
          <w:tcPr>
            <w:tcW w:w="805" w:type="dxa"/>
            <w:tcBorders>
              <w:top w:val="single" w:sz="4" w:space="0" w:color="BFBFBF" w:themeColor="background1" w:themeShade="BF"/>
              <w:bottom w:val="single" w:sz="4" w:space="0" w:color="BFBFBF" w:themeColor="background1" w:themeShade="BF"/>
            </w:tcBorders>
            <w:noWrap/>
            <w:hideMark/>
          </w:tcPr>
          <w:p w14:paraId="202E3223" w14:textId="77777777" w:rsidR="00AF4B6D" w:rsidRPr="007F6D95" w:rsidRDefault="00AF4B6D">
            <w:pPr>
              <w:pStyle w:val="TableText"/>
              <w:jc w:val="center"/>
              <w:rPr>
                <w:sz w:val="18"/>
                <w:szCs w:val="18"/>
              </w:rPr>
            </w:pPr>
            <w:r w:rsidRPr="007F6D95">
              <w:rPr>
                <w:sz w:val="18"/>
                <w:szCs w:val="18"/>
              </w:rPr>
              <w:t>2015</w:t>
            </w:r>
          </w:p>
        </w:tc>
        <w:tc>
          <w:tcPr>
            <w:tcW w:w="724" w:type="dxa"/>
            <w:tcBorders>
              <w:top w:val="single" w:sz="4" w:space="0" w:color="BFBFBF" w:themeColor="background1" w:themeShade="BF"/>
              <w:bottom w:val="single" w:sz="4" w:space="0" w:color="BFBFBF" w:themeColor="background1" w:themeShade="BF"/>
            </w:tcBorders>
            <w:noWrap/>
            <w:hideMark/>
          </w:tcPr>
          <w:p w14:paraId="27462B2E" w14:textId="77777777" w:rsidR="00AF4B6D" w:rsidRPr="007F6D95" w:rsidRDefault="00AF4B6D">
            <w:pPr>
              <w:pStyle w:val="TableText"/>
              <w:jc w:val="center"/>
              <w:rPr>
                <w:sz w:val="18"/>
                <w:szCs w:val="18"/>
              </w:rPr>
            </w:pPr>
            <w:r w:rsidRPr="007F6D95">
              <w:rPr>
                <w:sz w:val="18"/>
                <w:szCs w:val="18"/>
              </w:rPr>
              <w:t>C</w:t>
            </w:r>
          </w:p>
        </w:tc>
        <w:tc>
          <w:tcPr>
            <w:tcW w:w="1080" w:type="dxa"/>
            <w:tcBorders>
              <w:top w:val="single" w:sz="4" w:space="0" w:color="BFBFBF" w:themeColor="background1" w:themeShade="BF"/>
              <w:left w:val="single" w:sz="4" w:space="0" w:color="auto"/>
              <w:bottom w:val="single" w:sz="4" w:space="0" w:color="BFBFBF" w:themeColor="background1" w:themeShade="BF"/>
            </w:tcBorders>
          </w:tcPr>
          <w:p w14:paraId="1342967B" w14:textId="77777777" w:rsidR="00AF4B6D" w:rsidRPr="007F6D95" w:rsidRDefault="00AF4B6D">
            <w:pPr>
              <w:pStyle w:val="TableText"/>
              <w:jc w:val="center"/>
              <w:rPr>
                <w:sz w:val="18"/>
                <w:szCs w:val="18"/>
              </w:rPr>
            </w:pPr>
            <w:r w:rsidRPr="007F6D95">
              <w:rPr>
                <w:sz w:val="18"/>
                <w:szCs w:val="18"/>
              </w:rPr>
              <w:t>42</w:t>
            </w:r>
          </w:p>
        </w:tc>
        <w:tc>
          <w:tcPr>
            <w:tcW w:w="1168" w:type="dxa"/>
            <w:tcBorders>
              <w:top w:val="single" w:sz="4" w:space="0" w:color="BFBFBF" w:themeColor="background1" w:themeShade="BF"/>
              <w:bottom w:val="single" w:sz="4" w:space="0" w:color="BFBFBF" w:themeColor="background1" w:themeShade="BF"/>
              <w:right w:val="single" w:sz="4" w:space="0" w:color="auto"/>
            </w:tcBorders>
          </w:tcPr>
          <w:p w14:paraId="7C93B91B" w14:textId="77777777" w:rsidR="00AF4B6D" w:rsidRPr="007F6D95" w:rsidRDefault="00AF4B6D">
            <w:pPr>
              <w:pStyle w:val="TableText"/>
              <w:jc w:val="center"/>
              <w:rPr>
                <w:sz w:val="18"/>
                <w:szCs w:val="18"/>
              </w:rPr>
            </w:pPr>
            <w:r w:rsidRPr="007F6D95">
              <w:rPr>
                <w:sz w:val="18"/>
                <w:szCs w:val="18"/>
              </w:rPr>
              <w:t>-</w:t>
            </w:r>
          </w:p>
        </w:tc>
        <w:tc>
          <w:tcPr>
            <w:tcW w:w="1075" w:type="dxa"/>
            <w:tcBorders>
              <w:top w:val="single" w:sz="4" w:space="0" w:color="BFBFBF" w:themeColor="background1" w:themeShade="BF"/>
              <w:left w:val="single" w:sz="4" w:space="0" w:color="auto"/>
              <w:bottom w:val="single" w:sz="4" w:space="0" w:color="BFBFBF" w:themeColor="background1" w:themeShade="BF"/>
            </w:tcBorders>
            <w:noWrap/>
            <w:hideMark/>
          </w:tcPr>
          <w:p w14:paraId="4A314B80" w14:textId="77777777" w:rsidR="00AF4B6D" w:rsidRPr="007F6D95" w:rsidRDefault="00AF4B6D">
            <w:pPr>
              <w:pStyle w:val="TableText"/>
              <w:jc w:val="center"/>
              <w:rPr>
                <w:sz w:val="18"/>
                <w:szCs w:val="18"/>
              </w:rPr>
            </w:pPr>
            <w:r w:rsidRPr="007F6D95">
              <w:rPr>
                <w:sz w:val="18"/>
                <w:szCs w:val="18"/>
              </w:rPr>
              <w:t>383</w:t>
            </w:r>
          </w:p>
        </w:tc>
        <w:tc>
          <w:tcPr>
            <w:tcW w:w="1163" w:type="dxa"/>
            <w:tcBorders>
              <w:top w:val="single" w:sz="4" w:space="0" w:color="BFBFBF" w:themeColor="background1" w:themeShade="BF"/>
              <w:bottom w:val="single" w:sz="4" w:space="0" w:color="BFBFBF" w:themeColor="background1" w:themeShade="BF"/>
            </w:tcBorders>
            <w:noWrap/>
            <w:hideMark/>
          </w:tcPr>
          <w:p w14:paraId="602A4FBB" w14:textId="77777777" w:rsidR="00AF4B6D" w:rsidRPr="007F6D95" w:rsidRDefault="00AF4B6D">
            <w:pPr>
              <w:pStyle w:val="TableText"/>
              <w:jc w:val="center"/>
              <w:rPr>
                <w:sz w:val="18"/>
                <w:szCs w:val="18"/>
              </w:rPr>
            </w:pPr>
            <w:r w:rsidRPr="007F6D95">
              <w:rPr>
                <w:sz w:val="18"/>
                <w:szCs w:val="18"/>
              </w:rPr>
              <w:t>17.9</w:t>
            </w:r>
          </w:p>
        </w:tc>
        <w:tc>
          <w:tcPr>
            <w:tcW w:w="1172" w:type="dxa"/>
            <w:tcBorders>
              <w:top w:val="single" w:sz="4" w:space="0" w:color="BFBFBF" w:themeColor="background1" w:themeShade="BF"/>
              <w:bottom w:val="single" w:sz="4" w:space="0" w:color="BFBFBF" w:themeColor="background1" w:themeShade="BF"/>
              <w:right w:val="single" w:sz="4" w:space="0" w:color="auto"/>
            </w:tcBorders>
          </w:tcPr>
          <w:p w14:paraId="524197CB" w14:textId="77777777" w:rsidR="00AF4B6D" w:rsidRPr="007F6D95" w:rsidRDefault="00AF4B6D">
            <w:pPr>
              <w:pStyle w:val="TableText"/>
              <w:jc w:val="center"/>
              <w:rPr>
                <w:sz w:val="18"/>
                <w:szCs w:val="18"/>
              </w:rPr>
            </w:pPr>
            <w:r w:rsidRPr="007F6D95">
              <w:rPr>
                <w:sz w:val="18"/>
                <w:szCs w:val="18"/>
              </w:rPr>
              <w:t>28.4</w:t>
            </w:r>
          </w:p>
        </w:tc>
        <w:tc>
          <w:tcPr>
            <w:tcW w:w="1075" w:type="dxa"/>
            <w:tcBorders>
              <w:top w:val="single" w:sz="4" w:space="0" w:color="BFBFBF" w:themeColor="background1" w:themeShade="BF"/>
              <w:left w:val="single" w:sz="4" w:space="0" w:color="auto"/>
              <w:bottom w:val="single" w:sz="4" w:space="0" w:color="BFBFBF" w:themeColor="background1" w:themeShade="BF"/>
            </w:tcBorders>
          </w:tcPr>
          <w:p w14:paraId="39691EF0" w14:textId="77777777" w:rsidR="00AF4B6D" w:rsidRPr="007F6D95" w:rsidRDefault="00AF4B6D">
            <w:pPr>
              <w:pStyle w:val="TableText"/>
              <w:jc w:val="center"/>
              <w:rPr>
                <w:sz w:val="18"/>
                <w:szCs w:val="18"/>
              </w:rPr>
            </w:pPr>
            <w:r w:rsidRPr="007F6D95">
              <w:rPr>
                <w:sz w:val="18"/>
                <w:szCs w:val="18"/>
              </w:rPr>
              <w:t>Aug 21 – Oct 1</w:t>
            </w:r>
          </w:p>
        </w:tc>
      </w:tr>
      <w:tr w:rsidR="00AF4B6D" w:rsidRPr="007F6D95" w14:paraId="784FCE0C" w14:textId="77777777" w:rsidTr="00AF4B6D">
        <w:tc>
          <w:tcPr>
            <w:tcW w:w="805" w:type="dxa"/>
            <w:tcBorders>
              <w:top w:val="single" w:sz="4" w:space="0" w:color="BFBFBF" w:themeColor="background1" w:themeShade="BF"/>
              <w:bottom w:val="single" w:sz="4" w:space="0" w:color="BFBFBF" w:themeColor="background1" w:themeShade="BF"/>
            </w:tcBorders>
            <w:noWrap/>
            <w:hideMark/>
          </w:tcPr>
          <w:p w14:paraId="4A4AC70D" w14:textId="77777777" w:rsidR="00AF4B6D" w:rsidRPr="007F6D95" w:rsidRDefault="00AF4B6D">
            <w:pPr>
              <w:pStyle w:val="TableText"/>
              <w:jc w:val="center"/>
              <w:rPr>
                <w:sz w:val="18"/>
                <w:szCs w:val="18"/>
              </w:rPr>
            </w:pPr>
            <w:r w:rsidRPr="007F6D95">
              <w:rPr>
                <w:sz w:val="18"/>
                <w:szCs w:val="18"/>
              </w:rPr>
              <w:t>2016*</w:t>
            </w:r>
          </w:p>
        </w:tc>
        <w:tc>
          <w:tcPr>
            <w:tcW w:w="724" w:type="dxa"/>
            <w:tcBorders>
              <w:top w:val="single" w:sz="4" w:space="0" w:color="BFBFBF" w:themeColor="background1" w:themeShade="BF"/>
              <w:bottom w:val="single" w:sz="4" w:space="0" w:color="BFBFBF" w:themeColor="background1" w:themeShade="BF"/>
            </w:tcBorders>
            <w:noWrap/>
            <w:hideMark/>
          </w:tcPr>
          <w:p w14:paraId="31C32A12" w14:textId="77777777" w:rsidR="00AF4B6D" w:rsidRPr="007F6D95" w:rsidRDefault="00AF4B6D">
            <w:pPr>
              <w:pStyle w:val="TableText"/>
              <w:jc w:val="center"/>
              <w:rPr>
                <w:sz w:val="18"/>
                <w:szCs w:val="18"/>
              </w:rPr>
            </w:pPr>
            <w:r w:rsidRPr="007F6D95">
              <w:rPr>
                <w:sz w:val="18"/>
                <w:szCs w:val="18"/>
              </w:rPr>
              <w:t>BN</w:t>
            </w:r>
          </w:p>
        </w:tc>
        <w:tc>
          <w:tcPr>
            <w:tcW w:w="1080" w:type="dxa"/>
            <w:tcBorders>
              <w:top w:val="single" w:sz="4" w:space="0" w:color="BFBFBF" w:themeColor="background1" w:themeShade="BF"/>
              <w:left w:val="single" w:sz="4" w:space="0" w:color="auto"/>
              <w:bottom w:val="single" w:sz="4" w:space="0" w:color="BFBFBF" w:themeColor="background1" w:themeShade="BF"/>
            </w:tcBorders>
          </w:tcPr>
          <w:p w14:paraId="3AC787EE" w14:textId="77777777" w:rsidR="00AF4B6D" w:rsidRPr="007F6D95" w:rsidRDefault="00AF4B6D">
            <w:pPr>
              <w:pStyle w:val="TableText"/>
              <w:jc w:val="center"/>
              <w:rPr>
                <w:sz w:val="18"/>
                <w:szCs w:val="18"/>
              </w:rPr>
            </w:pPr>
            <w:r w:rsidRPr="007F6D95">
              <w:rPr>
                <w:sz w:val="18"/>
                <w:szCs w:val="18"/>
              </w:rPr>
              <w:t>19</w:t>
            </w:r>
          </w:p>
        </w:tc>
        <w:tc>
          <w:tcPr>
            <w:tcW w:w="1168" w:type="dxa"/>
            <w:tcBorders>
              <w:top w:val="single" w:sz="4" w:space="0" w:color="BFBFBF" w:themeColor="background1" w:themeShade="BF"/>
              <w:bottom w:val="single" w:sz="4" w:space="0" w:color="BFBFBF" w:themeColor="background1" w:themeShade="BF"/>
              <w:right w:val="single" w:sz="4" w:space="0" w:color="auto"/>
            </w:tcBorders>
          </w:tcPr>
          <w:p w14:paraId="13B69380" w14:textId="77777777" w:rsidR="00AF4B6D" w:rsidRPr="007F6D95" w:rsidRDefault="00AF4B6D">
            <w:pPr>
              <w:pStyle w:val="TableText"/>
              <w:jc w:val="center"/>
              <w:rPr>
                <w:sz w:val="18"/>
                <w:szCs w:val="18"/>
              </w:rPr>
            </w:pPr>
            <w:r w:rsidRPr="007F6D95">
              <w:rPr>
                <w:sz w:val="18"/>
                <w:szCs w:val="18"/>
              </w:rPr>
              <w:t>5</w:t>
            </w:r>
          </w:p>
        </w:tc>
        <w:tc>
          <w:tcPr>
            <w:tcW w:w="1075" w:type="dxa"/>
            <w:tcBorders>
              <w:top w:val="single" w:sz="4" w:space="0" w:color="BFBFBF" w:themeColor="background1" w:themeShade="BF"/>
              <w:left w:val="single" w:sz="4" w:space="0" w:color="auto"/>
              <w:bottom w:val="single" w:sz="4" w:space="0" w:color="BFBFBF" w:themeColor="background1" w:themeShade="BF"/>
            </w:tcBorders>
            <w:noWrap/>
            <w:hideMark/>
          </w:tcPr>
          <w:p w14:paraId="5E454767" w14:textId="77777777" w:rsidR="00AF4B6D" w:rsidRPr="007F6D95" w:rsidRDefault="00AF4B6D">
            <w:pPr>
              <w:pStyle w:val="TableText"/>
              <w:jc w:val="center"/>
              <w:rPr>
                <w:sz w:val="18"/>
                <w:szCs w:val="18"/>
              </w:rPr>
            </w:pPr>
            <w:r w:rsidRPr="007F6D95">
              <w:rPr>
                <w:sz w:val="18"/>
                <w:szCs w:val="18"/>
              </w:rPr>
              <w:t>546</w:t>
            </w:r>
          </w:p>
        </w:tc>
        <w:tc>
          <w:tcPr>
            <w:tcW w:w="1163" w:type="dxa"/>
            <w:tcBorders>
              <w:top w:val="single" w:sz="4" w:space="0" w:color="BFBFBF" w:themeColor="background1" w:themeShade="BF"/>
              <w:bottom w:val="single" w:sz="4" w:space="0" w:color="BFBFBF" w:themeColor="background1" w:themeShade="BF"/>
            </w:tcBorders>
            <w:noWrap/>
            <w:hideMark/>
          </w:tcPr>
          <w:p w14:paraId="22D11336" w14:textId="77777777" w:rsidR="00AF4B6D" w:rsidRPr="007F6D95" w:rsidRDefault="00AF4B6D">
            <w:pPr>
              <w:pStyle w:val="TableText"/>
              <w:jc w:val="center"/>
              <w:rPr>
                <w:sz w:val="18"/>
                <w:szCs w:val="18"/>
              </w:rPr>
            </w:pPr>
            <w:r w:rsidRPr="007F6D95">
              <w:rPr>
                <w:sz w:val="18"/>
                <w:szCs w:val="18"/>
              </w:rPr>
              <w:t>12.8</w:t>
            </w:r>
          </w:p>
        </w:tc>
        <w:tc>
          <w:tcPr>
            <w:tcW w:w="1172" w:type="dxa"/>
            <w:tcBorders>
              <w:top w:val="single" w:sz="4" w:space="0" w:color="BFBFBF" w:themeColor="background1" w:themeShade="BF"/>
              <w:bottom w:val="single" w:sz="4" w:space="0" w:color="BFBFBF" w:themeColor="background1" w:themeShade="BF"/>
              <w:right w:val="single" w:sz="4" w:space="0" w:color="auto"/>
            </w:tcBorders>
          </w:tcPr>
          <w:p w14:paraId="49DABB75" w14:textId="77777777" w:rsidR="00AF4B6D" w:rsidRPr="007F6D95" w:rsidRDefault="00AF4B6D">
            <w:pPr>
              <w:pStyle w:val="TableText"/>
              <w:jc w:val="center"/>
              <w:rPr>
                <w:sz w:val="18"/>
                <w:szCs w:val="18"/>
              </w:rPr>
            </w:pPr>
            <w:r w:rsidRPr="007F6D95">
              <w:rPr>
                <w:sz w:val="18"/>
                <w:szCs w:val="18"/>
              </w:rPr>
              <w:t>15.8</w:t>
            </w:r>
          </w:p>
        </w:tc>
        <w:tc>
          <w:tcPr>
            <w:tcW w:w="1075" w:type="dxa"/>
            <w:tcBorders>
              <w:top w:val="single" w:sz="4" w:space="0" w:color="BFBFBF" w:themeColor="background1" w:themeShade="BF"/>
              <w:left w:val="single" w:sz="4" w:space="0" w:color="auto"/>
              <w:bottom w:val="single" w:sz="4" w:space="0" w:color="BFBFBF" w:themeColor="background1" w:themeShade="BF"/>
            </w:tcBorders>
          </w:tcPr>
          <w:p w14:paraId="67566439" w14:textId="77777777" w:rsidR="00AF4B6D" w:rsidRPr="007F6D95" w:rsidRDefault="00AF4B6D">
            <w:pPr>
              <w:pStyle w:val="TableText"/>
              <w:jc w:val="center"/>
              <w:rPr>
                <w:sz w:val="18"/>
                <w:szCs w:val="18"/>
              </w:rPr>
            </w:pPr>
            <w:r w:rsidRPr="007F6D95">
              <w:rPr>
                <w:sz w:val="18"/>
                <w:szCs w:val="18"/>
              </w:rPr>
              <w:t xml:space="preserve">Jul 14 – </w:t>
            </w:r>
            <w:r>
              <w:rPr>
                <w:sz w:val="18"/>
                <w:szCs w:val="18"/>
              </w:rPr>
              <w:br/>
            </w:r>
            <w:r w:rsidRPr="007F6D95">
              <w:rPr>
                <w:sz w:val="18"/>
                <w:szCs w:val="18"/>
              </w:rPr>
              <w:t>Aug 1</w:t>
            </w:r>
          </w:p>
        </w:tc>
      </w:tr>
      <w:tr w:rsidR="00AF4B6D" w:rsidRPr="007F6D95" w14:paraId="16DCDF06" w14:textId="77777777" w:rsidTr="00AF4B6D">
        <w:tc>
          <w:tcPr>
            <w:tcW w:w="805" w:type="dxa"/>
            <w:tcBorders>
              <w:top w:val="single" w:sz="4" w:space="0" w:color="BFBFBF" w:themeColor="background1" w:themeShade="BF"/>
              <w:bottom w:val="single" w:sz="4" w:space="0" w:color="BFBFBF" w:themeColor="background1" w:themeShade="BF"/>
            </w:tcBorders>
            <w:noWrap/>
            <w:hideMark/>
          </w:tcPr>
          <w:p w14:paraId="28A09F6B" w14:textId="77777777" w:rsidR="00AF4B6D" w:rsidRPr="007F6D95" w:rsidRDefault="00AF4B6D">
            <w:pPr>
              <w:pStyle w:val="TableText"/>
              <w:jc w:val="center"/>
              <w:rPr>
                <w:sz w:val="18"/>
                <w:szCs w:val="18"/>
              </w:rPr>
            </w:pPr>
            <w:r w:rsidRPr="007F6D95">
              <w:rPr>
                <w:sz w:val="18"/>
                <w:szCs w:val="18"/>
              </w:rPr>
              <w:t>2017</w:t>
            </w:r>
          </w:p>
        </w:tc>
        <w:tc>
          <w:tcPr>
            <w:tcW w:w="724" w:type="dxa"/>
            <w:tcBorders>
              <w:top w:val="single" w:sz="4" w:space="0" w:color="BFBFBF" w:themeColor="background1" w:themeShade="BF"/>
              <w:bottom w:val="single" w:sz="4" w:space="0" w:color="BFBFBF" w:themeColor="background1" w:themeShade="BF"/>
            </w:tcBorders>
            <w:noWrap/>
            <w:hideMark/>
          </w:tcPr>
          <w:p w14:paraId="3510857E" w14:textId="77777777" w:rsidR="00AF4B6D" w:rsidRPr="007F6D95" w:rsidRDefault="00AF4B6D">
            <w:pPr>
              <w:pStyle w:val="TableText"/>
              <w:jc w:val="center"/>
              <w:rPr>
                <w:sz w:val="18"/>
                <w:szCs w:val="18"/>
              </w:rPr>
            </w:pPr>
            <w:r w:rsidRPr="007F6D95">
              <w:rPr>
                <w:sz w:val="18"/>
                <w:szCs w:val="18"/>
              </w:rPr>
              <w:t>W</w:t>
            </w:r>
          </w:p>
        </w:tc>
        <w:tc>
          <w:tcPr>
            <w:tcW w:w="1080" w:type="dxa"/>
            <w:tcBorders>
              <w:top w:val="single" w:sz="4" w:space="0" w:color="BFBFBF" w:themeColor="background1" w:themeShade="BF"/>
              <w:left w:val="single" w:sz="4" w:space="0" w:color="auto"/>
              <w:bottom w:val="single" w:sz="4" w:space="0" w:color="BFBFBF" w:themeColor="background1" w:themeShade="BF"/>
            </w:tcBorders>
          </w:tcPr>
          <w:p w14:paraId="40C229CA" w14:textId="77777777" w:rsidR="00AF4B6D" w:rsidRPr="007F6D95" w:rsidRDefault="00AF4B6D">
            <w:pPr>
              <w:pStyle w:val="TableText"/>
              <w:jc w:val="center"/>
              <w:rPr>
                <w:sz w:val="18"/>
                <w:szCs w:val="18"/>
              </w:rPr>
            </w:pPr>
            <w:r w:rsidRPr="007F6D95">
              <w:rPr>
                <w:sz w:val="18"/>
                <w:szCs w:val="18"/>
              </w:rPr>
              <w:t>12</w:t>
            </w:r>
          </w:p>
        </w:tc>
        <w:tc>
          <w:tcPr>
            <w:tcW w:w="1168" w:type="dxa"/>
            <w:tcBorders>
              <w:top w:val="single" w:sz="4" w:space="0" w:color="BFBFBF" w:themeColor="background1" w:themeShade="BF"/>
              <w:bottom w:val="single" w:sz="4" w:space="0" w:color="BFBFBF" w:themeColor="background1" w:themeShade="BF"/>
              <w:right w:val="single" w:sz="4" w:space="0" w:color="auto"/>
            </w:tcBorders>
          </w:tcPr>
          <w:p w14:paraId="73C9F0F6" w14:textId="77777777" w:rsidR="00AF4B6D" w:rsidRPr="007F6D95" w:rsidRDefault="00AF4B6D">
            <w:pPr>
              <w:pStyle w:val="TableText"/>
              <w:jc w:val="center"/>
              <w:rPr>
                <w:sz w:val="18"/>
                <w:szCs w:val="18"/>
              </w:rPr>
            </w:pPr>
            <w:r w:rsidRPr="007F6D95">
              <w:rPr>
                <w:sz w:val="18"/>
                <w:szCs w:val="18"/>
              </w:rPr>
              <w:t>2</w:t>
            </w:r>
          </w:p>
        </w:tc>
        <w:tc>
          <w:tcPr>
            <w:tcW w:w="1075" w:type="dxa"/>
            <w:tcBorders>
              <w:top w:val="single" w:sz="4" w:space="0" w:color="BFBFBF" w:themeColor="background1" w:themeShade="BF"/>
              <w:left w:val="single" w:sz="4" w:space="0" w:color="auto"/>
              <w:bottom w:val="single" w:sz="4" w:space="0" w:color="BFBFBF" w:themeColor="background1" w:themeShade="BF"/>
            </w:tcBorders>
            <w:noWrap/>
            <w:hideMark/>
          </w:tcPr>
          <w:p w14:paraId="252E119E" w14:textId="77777777" w:rsidR="00AF4B6D" w:rsidRPr="007F6D95" w:rsidRDefault="00AF4B6D">
            <w:pPr>
              <w:pStyle w:val="TableText"/>
              <w:jc w:val="center"/>
              <w:rPr>
                <w:sz w:val="18"/>
                <w:szCs w:val="18"/>
              </w:rPr>
            </w:pPr>
            <w:r w:rsidRPr="007F6D95">
              <w:rPr>
                <w:sz w:val="18"/>
                <w:szCs w:val="18"/>
              </w:rPr>
              <w:t>125</w:t>
            </w:r>
          </w:p>
        </w:tc>
        <w:tc>
          <w:tcPr>
            <w:tcW w:w="1163" w:type="dxa"/>
            <w:tcBorders>
              <w:top w:val="single" w:sz="4" w:space="0" w:color="BFBFBF" w:themeColor="background1" w:themeShade="BF"/>
              <w:bottom w:val="single" w:sz="4" w:space="0" w:color="BFBFBF" w:themeColor="background1" w:themeShade="BF"/>
            </w:tcBorders>
            <w:noWrap/>
            <w:hideMark/>
          </w:tcPr>
          <w:p w14:paraId="7366A4CD" w14:textId="77777777" w:rsidR="00AF4B6D" w:rsidRPr="007F6D95" w:rsidRDefault="00AF4B6D">
            <w:pPr>
              <w:pStyle w:val="TableText"/>
              <w:jc w:val="center"/>
              <w:rPr>
                <w:sz w:val="18"/>
                <w:szCs w:val="18"/>
              </w:rPr>
            </w:pPr>
            <w:r w:rsidRPr="007F6D95">
              <w:rPr>
                <w:sz w:val="18"/>
                <w:szCs w:val="18"/>
              </w:rPr>
              <w:t>1.0</w:t>
            </w:r>
          </w:p>
        </w:tc>
        <w:tc>
          <w:tcPr>
            <w:tcW w:w="1172" w:type="dxa"/>
            <w:tcBorders>
              <w:top w:val="single" w:sz="4" w:space="0" w:color="BFBFBF" w:themeColor="background1" w:themeShade="BF"/>
              <w:bottom w:val="single" w:sz="4" w:space="0" w:color="BFBFBF" w:themeColor="background1" w:themeShade="BF"/>
              <w:right w:val="single" w:sz="4" w:space="0" w:color="auto"/>
            </w:tcBorders>
          </w:tcPr>
          <w:p w14:paraId="43CD3479" w14:textId="77777777" w:rsidR="00AF4B6D" w:rsidRPr="007F6D95" w:rsidRDefault="00AF4B6D">
            <w:pPr>
              <w:pStyle w:val="TableText"/>
              <w:jc w:val="center"/>
              <w:rPr>
                <w:sz w:val="18"/>
                <w:szCs w:val="18"/>
              </w:rPr>
            </w:pPr>
            <w:r w:rsidRPr="007F6D95">
              <w:rPr>
                <w:sz w:val="18"/>
                <w:szCs w:val="18"/>
              </w:rPr>
              <w:t>2.6</w:t>
            </w:r>
          </w:p>
        </w:tc>
        <w:tc>
          <w:tcPr>
            <w:tcW w:w="1075" w:type="dxa"/>
            <w:tcBorders>
              <w:top w:val="single" w:sz="4" w:space="0" w:color="BFBFBF" w:themeColor="background1" w:themeShade="BF"/>
              <w:left w:val="single" w:sz="4" w:space="0" w:color="auto"/>
              <w:bottom w:val="single" w:sz="4" w:space="0" w:color="BFBFBF" w:themeColor="background1" w:themeShade="BF"/>
            </w:tcBorders>
          </w:tcPr>
          <w:p w14:paraId="3262E44B" w14:textId="77777777" w:rsidR="00AF4B6D" w:rsidRPr="007F6D95" w:rsidRDefault="00AF4B6D">
            <w:pPr>
              <w:pStyle w:val="TableText"/>
              <w:jc w:val="center"/>
              <w:rPr>
                <w:sz w:val="18"/>
                <w:szCs w:val="18"/>
              </w:rPr>
            </w:pPr>
            <w:r w:rsidRPr="007F6D95">
              <w:rPr>
                <w:sz w:val="18"/>
                <w:szCs w:val="18"/>
              </w:rPr>
              <w:t>Aug 29 – Sep 18</w:t>
            </w:r>
          </w:p>
        </w:tc>
      </w:tr>
      <w:tr w:rsidR="00AF4B6D" w:rsidRPr="007F6D95" w14:paraId="1ECB763E" w14:textId="77777777" w:rsidTr="00AF4B6D">
        <w:tc>
          <w:tcPr>
            <w:tcW w:w="805" w:type="dxa"/>
            <w:tcBorders>
              <w:top w:val="single" w:sz="4" w:space="0" w:color="BFBFBF" w:themeColor="background1" w:themeShade="BF"/>
              <w:bottom w:val="single" w:sz="4" w:space="0" w:color="BFBFBF" w:themeColor="background1" w:themeShade="BF"/>
            </w:tcBorders>
            <w:noWrap/>
            <w:hideMark/>
          </w:tcPr>
          <w:p w14:paraId="3264B17D" w14:textId="77777777" w:rsidR="00AF4B6D" w:rsidRPr="007F6D95" w:rsidRDefault="00AF4B6D">
            <w:pPr>
              <w:pStyle w:val="TableText"/>
              <w:jc w:val="center"/>
              <w:rPr>
                <w:sz w:val="18"/>
                <w:szCs w:val="18"/>
              </w:rPr>
            </w:pPr>
            <w:r w:rsidRPr="007F6D95">
              <w:rPr>
                <w:sz w:val="18"/>
                <w:szCs w:val="18"/>
              </w:rPr>
              <w:t>2018*</w:t>
            </w:r>
          </w:p>
        </w:tc>
        <w:tc>
          <w:tcPr>
            <w:tcW w:w="724" w:type="dxa"/>
            <w:tcBorders>
              <w:top w:val="single" w:sz="4" w:space="0" w:color="BFBFBF" w:themeColor="background1" w:themeShade="BF"/>
              <w:bottom w:val="single" w:sz="4" w:space="0" w:color="BFBFBF" w:themeColor="background1" w:themeShade="BF"/>
            </w:tcBorders>
            <w:noWrap/>
            <w:hideMark/>
          </w:tcPr>
          <w:p w14:paraId="5BF9C6C0" w14:textId="77777777" w:rsidR="00AF4B6D" w:rsidRPr="007F6D95" w:rsidRDefault="00AF4B6D">
            <w:pPr>
              <w:pStyle w:val="TableText"/>
              <w:jc w:val="center"/>
              <w:rPr>
                <w:sz w:val="18"/>
                <w:szCs w:val="18"/>
              </w:rPr>
            </w:pPr>
            <w:r w:rsidRPr="007F6D95">
              <w:rPr>
                <w:sz w:val="18"/>
                <w:szCs w:val="18"/>
              </w:rPr>
              <w:t>BN</w:t>
            </w:r>
          </w:p>
        </w:tc>
        <w:tc>
          <w:tcPr>
            <w:tcW w:w="1080" w:type="dxa"/>
            <w:tcBorders>
              <w:top w:val="single" w:sz="4" w:space="0" w:color="BFBFBF" w:themeColor="background1" w:themeShade="BF"/>
              <w:left w:val="single" w:sz="4" w:space="0" w:color="auto"/>
              <w:bottom w:val="single" w:sz="4" w:space="0" w:color="BFBFBF" w:themeColor="background1" w:themeShade="BF"/>
            </w:tcBorders>
          </w:tcPr>
          <w:p w14:paraId="7FDEA33F" w14:textId="77777777" w:rsidR="00AF4B6D" w:rsidRPr="007F6D95" w:rsidRDefault="00AF4B6D">
            <w:pPr>
              <w:pStyle w:val="TableText"/>
              <w:jc w:val="center"/>
              <w:rPr>
                <w:sz w:val="18"/>
                <w:szCs w:val="18"/>
              </w:rPr>
            </w:pPr>
            <w:r w:rsidRPr="007F6D95">
              <w:rPr>
                <w:sz w:val="18"/>
                <w:szCs w:val="18"/>
              </w:rPr>
              <w:t>30</w:t>
            </w:r>
          </w:p>
        </w:tc>
        <w:tc>
          <w:tcPr>
            <w:tcW w:w="1168" w:type="dxa"/>
            <w:tcBorders>
              <w:top w:val="single" w:sz="4" w:space="0" w:color="BFBFBF" w:themeColor="background1" w:themeShade="BF"/>
              <w:bottom w:val="single" w:sz="4" w:space="0" w:color="BFBFBF" w:themeColor="background1" w:themeShade="BF"/>
              <w:right w:val="single" w:sz="4" w:space="0" w:color="auto"/>
            </w:tcBorders>
          </w:tcPr>
          <w:p w14:paraId="1B29AC70" w14:textId="77777777" w:rsidR="00AF4B6D" w:rsidRPr="007F6D95" w:rsidRDefault="00AF4B6D">
            <w:pPr>
              <w:pStyle w:val="TableText"/>
              <w:jc w:val="center"/>
              <w:rPr>
                <w:sz w:val="18"/>
                <w:szCs w:val="18"/>
              </w:rPr>
            </w:pPr>
            <w:r w:rsidRPr="007F6D95">
              <w:rPr>
                <w:sz w:val="18"/>
                <w:szCs w:val="18"/>
              </w:rPr>
              <w:t>14</w:t>
            </w:r>
          </w:p>
        </w:tc>
        <w:tc>
          <w:tcPr>
            <w:tcW w:w="1075" w:type="dxa"/>
            <w:tcBorders>
              <w:top w:val="single" w:sz="4" w:space="0" w:color="BFBFBF" w:themeColor="background1" w:themeShade="BF"/>
              <w:left w:val="single" w:sz="4" w:space="0" w:color="auto"/>
              <w:bottom w:val="single" w:sz="4" w:space="0" w:color="BFBFBF" w:themeColor="background1" w:themeShade="BF"/>
            </w:tcBorders>
            <w:noWrap/>
            <w:hideMark/>
          </w:tcPr>
          <w:p w14:paraId="28C9049A" w14:textId="77777777" w:rsidR="00AF4B6D" w:rsidRPr="007F6D95" w:rsidRDefault="00AF4B6D">
            <w:pPr>
              <w:pStyle w:val="TableText"/>
              <w:jc w:val="center"/>
              <w:rPr>
                <w:sz w:val="18"/>
                <w:szCs w:val="18"/>
              </w:rPr>
            </w:pPr>
            <w:r w:rsidRPr="007F6D95">
              <w:rPr>
                <w:sz w:val="18"/>
                <w:szCs w:val="18"/>
              </w:rPr>
              <w:t>548</w:t>
            </w:r>
          </w:p>
        </w:tc>
        <w:tc>
          <w:tcPr>
            <w:tcW w:w="1163" w:type="dxa"/>
            <w:tcBorders>
              <w:top w:val="single" w:sz="4" w:space="0" w:color="BFBFBF" w:themeColor="background1" w:themeShade="BF"/>
              <w:bottom w:val="single" w:sz="4" w:space="0" w:color="BFBFBF" w:themeColor="background1" w:themeShade="BF"/>
            </w:tcBorders>
            <w:noWrap/>
            <w:hideMark/>
          </w:tcPr>
          <w:p w14:paraId="42C25F76" w14:textId="77777777" w:rsidR="00AF4B6D" w:rsidRPr="007F6D95" w:rsidRDefault="00AF4B6D">
            <w:pPr>
              <w:pStyle w:val="TableText"/>
              <w:jc w:val="center"/>
              <w:rPr>
                <w:sz w:val="18"/>
                <w:szCs w:val="18"/>
              </w:rPr>
            </w:pPr>
            <w:r w:rsidRPr="007F6D95">
              <w:rPr>
                <w:sz w:val="18"/>
                <w:szCs w:val="18"/>
              </w:rPr>
              <w:t>19.8</w:t>
            </w:r>
          </w:p>
        </w:tc>
        <w:tc>
          <w:tcPr>
            <w:tcW w:w="1172" w:type="dxa"/>
            <w:tcBorders>
              <w:top w:val="single" w:sz="4" w:space="0" w:color="BFBFBF" w:themeColor="background1" w:themeShade="BF"/>
              <w:bottom w:val="single" w:sz="4" w:space="0" w:color="BFBFBF" w:themeColor="background1" w:themeShade="BF"/>
              <w:right w:val="single" w:sz="4" w:space="0" w:color="auto"/>
            </w:tcBorders>
          </w:tcPr>
          <w:p w14:paraId="35D511B4" w14:textId="77777777" w:rsidR="00AF4B6D" w:rsidRPr="007F6D95" w:rsidRDefault="00AF4B6D">
            <w:pPr>
              <w:pStyle w:val="TableText"/>
              <w:jc w:val="center"/>
              <w:rPr>
                <w:sz w:val="18"/>
                <w:szCs w:val="18"/>
              </w:rPr>
            </w:pPr>
            <w:r w:rsidRPr="007F6D95">
              <w:rPr>
                <w:sz w:val="18"/>
                <w:szCs w:val="18"/>
              </w:rPr>
              <w:t>23.6</w:t>
            </w:r>
          </w:p>
        </w:tc>
        <w:tc>
          <w:tcPr>
            <w:tcW w:w="1075" w:type="dxa"/>
            <w:tcBorders>
              <w:top w:val="single" w:sz="4" w:space="0" w:color="BFBFBF" w:themeColor="background1" w:themeShade="BF"/>
              <w:left w:val="single" w:sz="4" w:space="0" w:color="auto"/>
              <w:bottom w:val="single" w:sz="4" w:space="0" w:color="BFBFBF" w:themeColor="background1" w:themeShade="BF"/>
            </w:tcBorders>
          </w:tcPr>
          <w:p w14:paraId="4A14E614" w14:textId="77777777" w:rsidR="00AF4B6D" w:rsidRPr="007F6D95" w:rsidRDefault="00AF4B6D">
            <w:pPr>
              <w:pStyle w:val="TableText"/>
              <w:jc w:val="center"/>
              <w:rPr>
                <w:sz w:val="18"/>
                <w:szCs w:val="18"/>
              </w:rPr>
            </w:pPr>
            <w:r w:rsidRPr="007F6D95">
              <w:rPr>
                <w:sz w:val="18"/>
                <w:szCs w:val="18"/>
              </w:rPr>
              <w:t>Aug 28 – Sep 26</w:t>
            </w:r>
          </w:p>
        </w:tc>
      </w:tr>
      <w:tr w:rsidR="00AF4B6D" w:rsidRPr="007F6D95" w14:paraId="4F8B1E13" w14:textId="77777777" w:rsidTr="00AF4B6D">
        <w:tc>
          <w:tcPr>
            <w:tcW w:w="805" w:type="dxa"/>
            <w:tcBorders>
              <w:top w:val="single" w:sz="4" w:space="0" w:color="BFBFBF" w:themeColor="background1" w:themeShade="BF"/>
              <w:bottom w:val="single" w:sz="4" w:space="0" w:color="000000" w:themeColor="text1"/>
            </w:tcBorders>
            <w:noWrap/>
          </w:tcPr>
          <w:p w14:paraId="7E83EE5A" w14:textId="77777777" w:rsidR="00AF4B6D" w:rsidRPr="007F6D95" w:rsidRDefault="00AF4B6D">
            <w:pPr>
              <w:pStyle w:val="TableText"/>
              <w:jc w:val="center"/>
              <w:rPr>
                <w:sz w:val="18"/>
                <w:szCs w:val="18"/>
              </w:rPr>
            </w:pPr>
            <w:r w:rsidRPr="007F6D95">
              <w:rPr>
                <w:sz w:val="18"/>
                <w:szCs w:val="18"/>
              </w:rPr>
              <w:t>2019*</w:t>
            </w:r>
          </w:p>
        </w:tc>
        <w:tc>
          <w:tcPr>
            <w:tcW w:w="724" w:type="dxa"/>
            <w:tcBorders>
              <w:top w:val="single" w:sz="4" w:space="0" w:color="BFBFBF" w:themeColor="background1" w:themeShade="BF"/>
              <w:bottom w:val="single" w:sz="4" w:space="0" w:color="000000" w:themeColor="text1"/>
            </w:tcBorders>
            <w:noWrap/>
          </w:tcPr>
          <w:p w14:paraId="265BFDFD" w14:textId="77777777" w:rsidR="00AF4B6D" w:rsidRPr="007F6D95" w:rsidRDefault="00AF4B6D">
            <w:pPr>
              <w:pStyle w:val="TableText"/>
              <w:jc w:val="center"/>
              <w:rPr>
                <w:sz w:val="18"/>
                <w:szCs w:val="18"/>
              </w:rPr>
            </w:pPr>
            <w:r w:rsidRPr="007F6D95">
              <w:rPr>
                <w:sz w:val="18"/>
                <w:szCs w:val="18"/>
              </w:rPr>
              <w:t>W</w:t>
            </w:r>
          </w:p>
        </w:tc>
        <w:tc>
          <w:tcPr>
            <w:tcW w:w="1080" w:type="dxa"/>
            <w:tcBorders>
              <w:top w:val="single" w:sz="4" w:space="0" w:color="BFBFBF" w:themeColor="background1" w:themeShade="BF"/>
              <w:left w:val="single" w:sz="4" w:space="0" w:color="auto"/>
              <w:bottom w:val="single" w:sz="4" w:space="0" w:color="000000" w:themeColor="text1"/>
            </w:tcBorders>
          </w:tcPr>
          <w:p w14:paraId="4EAC2926" w14:textId="77777777" w:rsidR="00AF4B6D" w:rsidRPr="007F6D95" w:rsidRDefault="00AF4B6D">
            <w:pPr>
              <w:pStyle w:val="TableText"/>
              <w:jc w:val="center"/>
              <w:rPr>
                <w:sz w:val="18"/>
                <w:szCs w:val="18"/>
              </w:rPr>
            </w:pPr>
            <w:r w:rsidRPr="007F6D95">
              <w:rPr>
                <w:sz w:val="18"/>
                <w:szCs w:val="18"/>
              </w:rPr>
              <w:t>26</w:t>
            </w:r>
          </w:p>
        </w:tc>
        <w:tc>
          <w:tcPr>
            <w:tcW w:w="1168" w:type="dxa"/>
            <w:tcBorders>
              <w:top w:val="single" w:sz="4" w:space="0" w:color="BFBFBF" w:themeColor="background1" w:themeShade="BF"/>
              <w:bottom w:val="single" w:sz="4" w:space="0" w:color="000000" w:themeColor="text1"/>
              <w:right w:val="single" w:sz="4" w:space="0" w:color="auto"/>
            </w:tcBorders>
          </w:tcPr>
          <w:p w14:paraId="3DB371FE" w14:textId="77777777" w:rsidR="00AF4B6D" w:rsidRPr="007F6D95" w:rsidRDefault="00AF4B6D">
            <w:pPr>
              <w:pStyle w:val="TableText"/>
              <w:jc w:val="center"/>
              <w:rPr>
                <w:sz w:val="18"/>
                <w:szCs w:val="18"/>
              </w:rPr>
            </w:pPr>
            <w:r w:rsidRPr="007F6D95">
              <w:rPr>
                <w:sz w:val="18"/>
                <w:szCs w:val="18"/>
              </w:rPr>
              <w:t>24</w:t>
            </w:r>
          </w:p>
        </w:tc>
        <w:tc>
          <w:tcPr>
            <w:tcW w:w="1075" w:type="dxa"/>
            <w:tcBorders>
              <w:top w:val="single" w:sz="4" w:space="0" w:color="BFBFBF" w:themeColor="background1" w:themeShade="BF"/>
              <w:left w:val="single" w:sz="4" w:space="0" w:color="auto"/>
              <w:bottom w:val="single" w:sz="4" w:space="0" w:color="000000" w:themeColor="text1"/>
            </w:tcBorders>
            <w:noWrap/>
          </w:tcPr>
          <w:p w14:paraId="2828F94A" w14:textId="77777777" w:rsidR="00AF4B6D" w:rsidRPr="007F6D95" w:rsidRDefault="00AF4B6D">
            <w:pPr>
              <w:pStyle w:val="TableText"/>
              <w:jc w:val="center"/>
              <w:rPr>
                <w:sz w:val="18"/>
                <w:szCs w:val="18"/>
              </w:rPr>
            </w:pPr>
            <w:r w:rsidRPr="007F6D95">
              <w:rPr>
                <w:sz w:val="18"/>
                <w:szCs w:val="18"/>
              </w:rPr>
              <w:t>750</w:t>
            </w:r>
          </w:p>
        </w:tc>
        <w:tc>
          <w:tcPr>
            <w:tcW w:w="1163" w:type="dxa"/>
            <w:tcBorders>
              <w:top w:val="single" w:sz="4" w:space="0" w:color="BFBFBF" w:themeColor="background1" w:themeShade="BF"/>
              <w:bottom w:val="single" w:sz="4" w:space="0" w:color="000000" w:themeColor="text1"/>
            </w:tcBorders>
            <w:noWrap/>
          </w:tcPr>
          <w:p w14:paraId="46F04175" w14:textId="77777777" w:rsidR="00AF4B6D" w:rsidRPr="007F6D95" w:rsidRDefault="00AF4B6D">
            <w:pPr>
              <w:pStyle w:val="TableText"/>
              <w:jc w:val="center"/>
              <w:rPr>
                <w:sz w:val="18"/>
                <w:szCs w:val="18"/>
              </w:rPr>
            </w:pPr>
            <w:r w:rsidRPr="007F6D95">
              <w:rPr>
                <w:sz w:val="18"/>
                <w:szCs w:val="18"/>
              </w:rPr>
              <w:t>31.6</w:t>
            </w:r>
          </w:p>
        </w:tc>
        <w:tc>
          <w:tcPr>
            <w:tcW w:w="1172" w:type="dxa"/>
            <w:tcBorders>
              <w:top w:val="single" w:sz="4" w:space="0" w:color="BFBFBF" w:themeColor="background1" w:themeShade="BF"/>
              <w:bottom w:val="single" w:sz="4" w:space="0" w:color="000000" w:themeColor="text1"/>
              <w:right w:val="single" w:sz="4" w:space="0" w:color="auto"/>
            </w:tcBorders>
          </w:tcPr>
          <w:p w14:paraId="0A0BFA7A" w14:textId="77777777" w:rsidR="00AF4B6D" w:rsidRPr="007F6D95" w:rsidRDefault="00AF4B6D">
            <w:pPr>
              <w:pStyle w:val="TableText"/>
              <w:jc w:val="center"/>
              <w:rPr>
                <w:sz w:val="18"/>
                <w:szCs w:val="18"/>
              </w:rPr>
            </w:pPr>
            <w:r w:rsidRPr="007F6D95">
              <w:rPr>
                <w:sz w:val="18"/>
                <w:szCs w:val="18"/>
              </w:rPr>
              <w:t>32.4</w:t>
            </w:r>
          </w:p>
        </w:tc>
        <w:tc>
          <w:tcPr>
            <w:tcW w:w="1075" w:type="dxa"/>
            <w:tcBorders>
              <w:top w:val="single" w:sz="4" w:space="0" w:color="BFBFBF" w:themeColor="background1" w:themeShade="BF"/>
              <w:left w:val="single" w:sz="4" w:space="0" w:color="auto"/>
              <w:bottom w:val="single" w:sz="4" w:space="0" w:color="000000" w:themeColor="text1"/>
            </w:tcBorders>
          </w:tcPr>
          <w:p w14:paraId="0894CD0D" w14:textId="77777777" w:rsidR="00AF4B6D" w:rsidRPr="007F6D95" w:rsidRDefault="00AF4B6D">
            <w:pPr>
              <w:pStyle w:val="TableText"/>
              <w:jc w:val="center"/>
              <w:rPr>
                <w:sz w:val="18"/>
                <w:szCs w:val="18"/>
              </w:rPr>
            </w:pPr>
            <w:r w:rsidRPr="007F6D95">
              <w:rPr>
                <w:sz w:val="18"/>
                <w:szCs w:val="18"/>
              </w:rPr>
              <w:t>Aug 26 – Sep 21</w:t>
            </w:r>
          </w:p>
        </w:tc>
      </w:tr>
    </w:tbl>
    <w:p w14:paraId="5A4804A0" w14:textId="77777777" w:rsidR="00D80D57" w:rsidRDefault="00D80D57" w:rsidP="00904DC6"/>
    <w:p w14:paraId="4D8CABA5" w14:textId="0D248332" w:rsidR="00C52B33" w:rsidRDefault="00C52B33" w:rsidP="00904DC6"/>
    <w:p w14:paraId="45BFF34F" w14:textId="4183BEA5" w:rsidR="00AC33C5" w:rsidRDefault="00904DC6" w:rsidP="00904DC6">
      <w:pPr>
        <w:pStyle w:val="Heading2"/>
      </w:pPr>
      <w:r>
        <w:t>Hydrodynamic Modeling</w:t>
      </w:r>
    </w:p>
    <w:p w14:paraId="34DD6326" w14:textId="21257467" w:rsidR="00FE759A" w:rsidRDefault="00887A9C" w:rsidP="00BB12B6">
      <w:r>
        <w:t>Hydrodynamic modeling was conducted</w:t>
      </w:r>
      <w:r w:rsidRPr="00887A9C">
        <w:t xml:space="preserve"> to evaluate the fate of water originating in the CSC and water originating from the flow pulses by tracking the water through the CSC and farther downstream.</w:t>
      </w:r>
      <w:r w:rsidR="00E2650B">
        <w:t xml:space="preserve"> A version of the </w:t>
      </w:r>
      <w:r w:rsidR="00081C1E">
        <w:t xml:space="preserve">3-D </w:t>
      </w:r>
      <w:r w:rsidR="00E2650B">
        <w:t>UnTRIM Bay-Delta model (MacWilliams et al. 2015)</w:t>
      </w:r>
      <w:r w:rsidR="00F0725B">
        <w:t xml:space="preserve"> with high resolution in the CSC (Fran</w:t>
      </w:r>
      <w:r w:rsidR="00420B12">
        <w:t>tzich et al. 2021</w:t>
      </w:r>
      <w:r w:rsidR="00F0725B">
        <w:t>)</w:t>
      </w:r>
      <w:r w:rsidR="00420B12">
        <w:t xml:space="preserve"> was used to simulate </w:t>
      </w:r>
      <w:r w:rsidR="00CD5DDE">
        <w:t>water flow and tracer transport</w:t>
      </w:r>
      <w:r w:rsidR="00420B12">
        <w:t xml:space="preserve"> throughout the San </w:t>
      </w:r>
      <w:r w:rsidR="00420B12">
        <w:lastRenderedPageBreak/>
        <w:t>Francisco Bay and Sacramento-San Joaquin Delta.</w:t>
      </w:r>
      <w:r w:rsidR="00A30635">
        <w:t xml:space="preserve"> </w:t>
      </w:r>
      <w:r w:rsidR="00FE759A">
        <w:t xml:space="preserve">The higher-resolution area extends from the Toe Drain at Lisbon Weir through the southern portion of Liberty Island and resolves </w:t>
      </w:r>
      <w:r w:rsidR="009C5C80">
        <w:t>bathymetric features</w:t>
      </w:r>
      <w:r w:rsidR="0013573F">
        <w:t xml:space="preserve"> (e.g., levee breaches, deep channels</w:t>
      </w:r>
      <w:r w:rsidR="00EB26D6">
        <w:t>, stair-step channels</w:t>
      </w:r>
      <w:r w:rsidR="0013573F">
        <w:t>)</w:t>
      </w:r>
      <w:r w:rsidR="004A2F82">
        <w:t xml:space="preserve"> needed to </w:t>
      </w:r>
      <w:r w:rsidR="00233AB0">
        <w:t>predict the routing of water through this complex area</w:t>
      </w:r>
      <w:r w:rsidR="00FE759A" w:rsidRPr="009501E0">
        <w:t>.</w:t>
      </w:r>
      <w:r w:rsidR="0013573F">
        <w:t xml:space="preserve"> The UnTRIM </w:t>
      </w:r>
      <w:r w:rsidR="00EB26D6">
        <w:t xml:space="preserve">Bay-Delta model has been </w:t>
      </w:r>
      <w:r w:rsidR="00A03D99">
        <w:t xml:space="preserve">previously </w:t>
      </w:r>
      <w:r w:rsidR="00EB26D6">
        <w:t xml:space="preserve">validated </w:t>
      </w:r>
      <w:r w:rsidR="00A03D99">
        <w:t>and shown to accurately predict</w:t>
      </w:r>
      <w:r w:rsidR="009C276C">
        <w:t xml:space="preserve"> water level, water flow, and salinity under a wide range of conditions (MacWilliams et al</w:t>
      </w:r>
      <w:r w:rsidR="004044D5">
        <w:t>. 2015</w:t>
      </w:r>
      <w:r w:rsidR="009C276C">
        <w:t>).</w:t>
      </w:r>
    </w:p>
    <w:p w14:paraId="6E363EAC" w14:textId="74832B34" w:rsidR="00785FCB" w:rsidRDefault="007805E0" w:rsidP="00BB12B6">
      <w:r>
        <w:t xml:space="preserve">Hydrodynamic modeling was conducted </w:t>
      </w:r>
      <w:r w:rsidR="00E846DA">
        <w:t xml:space="preserve">for flow pulses </w:t>
      </w:r>
      <w:r w:rsidR="00887A9C" w:rsidRPr="00887A9C">
        <w:t>in 6 years with varying flow pulse magnitudes and durations: 2011, 2012, 2016, 2017, 2018, and 2019</w:t>
      </w:r>
      <w:r w:rsidR="00E846DA">
        <w:t xml:space="preserve"> (Fig</w:t>
      </w:r>
      <w:r w:rsidR="00CD4AD4">
        <w:t>. 2-1)</w:t>
      </w:r>
      <w:r w:rsidR="00887A9C" w:rsidRPr="00887A9C">
        <w:t xml:space="preserve">. </w:t>
      </w:r>
      <w:r w:rsidR="00AB4946" w:rsidRPr="00AB4946">
        <w:t xml:space="preserve">Model simulations included at least 1.5 months of </w:t>
      </w:r>
      <w:proofErr w:type="spellStart"/>
      <w:r w:rsidR="00AB4946" w:rsidRPr="00AB4946">
        <w:t>spinup</w:t>
      </w:r>
      <w:proofErr w:type="spellEnd"/>
      <w:r w:rsidR="00AB4946" w:rsidRPr="00AB4946">
        <w:t xml:space="preserve"> and then simulated 3 months around the flow pulse in each year.</w:t>
      </w:r>
      <w:r w:rsidR="00A55F0A" w:rsidRPr="00A55F0A">
        <w:t xml:space="preserve"> A conservative tracer, </w:t>
      </w:r>
      <w:proofErr w:type="gramStart"/>
      <w:r w:rsidR="00A55F0A" w:rsidRPr="00A55F0A">
        <w:t>similar to</w:t>
      </w:r>
      <w:proofErr w:type="gramEnd"/>
      <w:r w:rsidR="00A55F0A" w:rsidRPr="00A55F0A">
        <w:t xml:space="preserve"> a dye, was used to track the flow pulse water and determine the percentage of the water that originated from the flow pulse at any given location and any given time. Only incoming water </w:t>
      </w:r>
      <w:r w:rsidR="00E77B49">
        <w:t xml:space="preserve">past Lisbon Weir </w:t>
      </w:r>
      <w:r w:rsidR="00A55F0A" w:rsidRPr="00A55F0A">
        <w:t>during the flow pulse was tagged with the tracer</w:t>
      </w:r>
      <w:r w:rsidR="00E77B49">
        <w:t xml:space="preserve">. </w:t>
      </w:r>
    </w:p>
    <w:p w14:paraId="698C52E1" w14:textId="2D4D74E3" w:rsidR="008D067A" w:rsidRDefault="008D067A" w:rsidP="00BB12B6">
      <w:r w:rsidRPr="008D067A">
        <w:t xml:space="preserve">The total amount of flow pulse water through time at a given location </w:t>
      </w:r>
      <w:r w:rsidR="00601A03">
        <w:t>was used as</w:t>
      </w:r>
      <w:r w:rsidRPr="008D067A">
        <w:t xml:space="preserve"> a cumulative metric to compare the amount of flow pulse water at a given location </w:t>
      </w:r>
      <w:r w:rsidR="002A0CE1">
        <w:t>over 60 days beginning at the start of the flow pulse</w:t>
      </w:r>
      <w:r w:rsidRPr="008D067A">
        <w:t xml:space="preserve">. The total amount of flow pulse water was calculated by multiplying the percent of flow pulse water </w:t>
      </w:r>
      <w:r w:rsidR="00B46DE0">
        <w:t xml:space="preserve">at a location </w:t>
      </w:r>
      <w:r w:rsidRPr="008D067A">
        <w:t>by the amount of time at that percent. This was termed the total flow pulse water. The total flow pulse water conveniently incorporates both the amount of flow pulse water at a given location and the duration into a single metric. As an example, if 10% of the water at a given location originated from a flow pulse for a period of 10 days, the total flow pulse water is 100 percent days. Alternatively, 20% flow pulse water for 5 days also equates to 100 percent days. Thus, similar total flow pulse water percent days can be achieved with lower percentages over a longer time or higher percentages over a shorter time.</w:t>
      </w:r>
      <w:r w:rsidR="00A33A6B">
        <w:t xml:space="preserve"> The total flow pulse water is </w:t>
      </w:r>
      <w:proofErr w:type="gramStart"/>
      <w:r w:rsidR="00A33A6B">
        <w:t>similar to</w:t>
      </w:r>
      <w:proofErr w:type="gramEnd"/>
      <w:r w:rsidR="00A33A6B">
        <w:t xml:space="preserve"> other </w:t>
      </w:r>
      <w:r w:rsidR="00380A55">
        <w:t>cumulative metrics used to summarize conditions over time</w:t>
      </w:r>
      <w:r w:rsidR="00912AE3">
        <w:t>, such as temperature (</w:t>
      </w:r>
      <w:commentRangeStart w:id="44"/>
      <w:r w:rsidR="004F31AA">
        <w:t>*****</w:t>
      </w:r>
      <w:commentRangeEnd w:id="44"/>
      <w:r w:rsidR="00DC5F03">
        <w:rPr>
          <w:rStyle w:val="CommentReference"/>
        </w:rPr>
        <w:commentReference w:id="44"/>
      </w:r>
      <w:r w:rsidR="00912AE3">
        <w:t>) and hypoxia</w:t>
      </w:r>
      <w:r w:rsidR="00481487">
        <w:t xml:space="preserve"> (</w:t>
      </w:r>
      <w:r w:rsidR="004323F7">
        <w:t>Bever et al</w:t>
      </w:r>
      <w:r w:rsidR="00065CE7">
        <w:t xml:space="preserve">. </w:t>
      </w:r>
      <w:r w:rsidR="00356E1D">
        <w:t>2013</w:t>
      </w:r>
      <w:r w:rsidR="00481487">
        <w:t>).</w:t>
      </w:r>
    </w:p>
    <w:p w14:paraId="3555E976" w14:textId="37771390" w:rsidR="00BB12B6" w:rsidRDefault="00BB12B6" w:rsidP="00BB12B6">
      <w:r>
        <w:t>Fig. 2-1 from report- summary of pulse flows measured at Lisbon Weir</w:t>
      </w:r>
    </w:p>
    <w:p w14:paraId="49C2233A" w14:textId="77777777" w:rsidR="004A4D53" w:rsidRDefault="006F371E" w:rsidP="008C6977">
      <w:pPr>
        <w:keepNext/>
      </w:pPr>
      <w:commentRangeStart w:id="45"/>
      <w:r>
        <w:rPr>
          <w:noProof/>
        </w:rPr>
        <w:lastRenderedPageBreak/>
        <w:drawing>
          <wp:inline distT="0" distB="0" distL="0" distR="0" wp14:anchorId="22C33D9C" wp14:editId="371F5F8A">
            <wp:extent cx="4933952" cy="2991206"/>
            <wp:effectExtent l="0" t="0" r="0" b="0"/>
            <wp:docPr id="82493927" name="Picture 82493927" descr="Graph of flow at Lisbon Weir in cubic feet per second versus days since the start of the flow pulse for 2011-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3927"/>
                    <pic:cNvPicPr/>
                  </pic:nvPicPr>
                  <pic:blipFill>
                    <a:blip r:embed="rId12">
                      <a:extLst>
                        <a:ext uri="{28A0092B-C50C-407E-A947-70E740481C1C}">
                          <a14:useLocalDpi xmlns:a14="http://schemas.microsoft.com/office/drawing/2010/main" val="0"/>
                        </a:ext>
                      </a:extLst>
                    </a:blip>
                    <a:stretch>
                      <a:fillRect/>
                    </a:stretch>
                  </pic:blipFill>
                  <pic:spPr>
                    <a:xfrm>
                      <a:off x="0" y="0"/>
                      <a:ext cx="4933952" cy="2991206"/>
                    </a:xfrm>
                    <a:prstGeom prst="rect">
                      <a:avLst/>
                    </a:prstGeom>
                  </pic:spPr>
                </pic:pic>
              </a:graphicData>
            </a:graphic>
          </wp:inline>
        </w:drawing>
      </w:r>
      <w:commentRangeEnd w:id="45"/>
    </w:p>
    <w:p w14:paraId="26874F94" w14:textId="34BEF564" w:rsidR="008C6977" w:rsidRDefault="000B48F6" w:rsidP="008C6977">
      <w:pPr>
        <w:keepNext/>
      </w:pPr>
      <w:r>
        <w:rPr>
          <w:noProof/>
        </w:rPr>
        <w:drawing>
          <wp:inline distT="0" distB="0" distL="0" distR="0" wp14:anchorId="66B2C35D" wp14:editId="1CD8BF58">
            <wp:extent cx="493776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3017520"/>
                    </a:xfrm>
                    <a:prstGeom prst="rect">
                      <a:avLst/>
                    </a:prstGeom>
                    <a:noFill/>
                    <a:ln>
                      <a:noFill/>
                    </a:ln>
                  </pic:spPr>
                </pic:pic>
              </a:graphicData>
            </a:graphic>
          </wp:inline>
        </w:drawing>
      </w:r>
      <w:r w:rsidR="00C60785">
        <w:rPr>
          <w:rStyle w:val="CommentReference"/>
        </w:rPr>
        <w:commentReference w:id="45"/>
      </w:r>
    </w:p>
    <w:p w14:paraId="61F9559A" w14:textId="1E33E2B7" w:rsidR="00BB12B6" w:rsidRPr="00BB12B6" w:rsidRDefault="008C6977" w:rsidP="008C6977">
      <w:pPr>
        <w:pStyle w:val="Caption"/>
      </w:pPr>
      <w:r>
        <w:t xml:space="preserve">Figure </w:t>
      </w:r>
      <w:fldSimple w:instr=" SEQ Figure \* ARABIC ">
        <w:r w:rsidR="00B15DFC">
          <w:rPr>
            <w:noProof/>
          </w:rPr>
          <w:t>1</w:t>
        </w:r>
      </w:fldSimple>
      <w:r>
        <w:t xml:space="preserve">. </w:t>
      </w:r>
      <w:r w:rsidRPr="00D90B5B">
        <w:t>Daily-averaged observed flow past Lisbon Weir for 2011 through 2019</w:t>
      </w:r>
      <w:r w:rsidR="000B48F6">
        <w:t xml:space="preserve"> (Top) and </w:t>
      </w:r>
      <w:r w:rsidR="00F82CC0">
        <w:t xml:space="preserve">modeled </w:t>
      </w:r>
      <w:r w:rsidR="00D60443">
        <w:t xml:space="preserve">water flow between </w:t>
      </w:r>
      <w:r w:rsidR="009D3854">
        <w:t>Liberty Island and Cache Slough</w:t>
      </w:r>
      <w:r w:rsidRPr="00D90B5B">
        <w:t>. Dashed lines indicate years not simulated in this analysis.</w:t>
      </w:r>
      <w:r w:rsidR="00D267A3">
        <w:t xml:space="preserve"> Negative flow indicates </w:t>
      </w:r>
      <w:r w:rsidR="007C4D77">
        <w:t>northward upstream flow past Lisbon Weir</w:t>
      </w:r>
      <w:r w:rsidR="009D3854">
        <w:t xml:space="preserve"> and flow into Liberty Island</w:t>
      </w:r>
      <w:r w:rsidR="007C4D77">
        <w:t>.</w:t>
      </w:r>
    </w:p>
    <w:p w14:paraId="3DFD59C4" w14:textId="663CAF5A" w:rsidR="00904DC6" w:rsidRDefault="00B12F21" w:rsidP="00B12F21">
      <w:pPr>
        <w:pStyle w:val="Heading2"/>
      </w:pPr>
      <w:commentRangeStart w:id="46"/>
      <w:r>
        <w:t>Food Web Monitoring</w:t>
      </w:r>
      <w:commentRangeEnd w:id="46"/>
      <w:r w:rsidR="00E46E06">
        <w:rPr>
          <w:rStyle w:val="CommentReference"/>
          <w:rFonts w:asciiTheme="minorHAnsi" w:eastAsiaTheme="minorHAnsi" w:hAnsiTheme="minorHAnsi" w:cstheme="minorBidi"/>
          <w:color w:val="auto"/>
        </w:rPr>
        <w:commentReference w:id="46"/>
      </w:r>
    </w:p>
    <w:p w14:paraId="411FECFB" w14:textId="305162F8" w:rsidR="00B12F21" w:rsidRDefault="00B12F21" w:rsidP="00B12F21">
      <w:pPr>
        <w:pStyle w:val="Heading2"/>
      </w:pPr>
      <w:r>
        <w:t>Data Analysis</w:t>
      </w:r>
    </w:p>
    <w:p w14:paraId="3D4E9CA9" w14:textId="3BD4B30A" w:rsidR="00DA7631" w:rsidRDefault="00DA7631" w:rsidP="00DA7631">
      <w:r>
        <w:t xml:space="preserve">Possible new analyses </w:t>
      </w:r>
      <w:proofErr w:type="gramStart"/>
      <w:r>
        <w:t>include:</w:t>
      </w:r>
      <w:proofErr w:type="gramEnd"/>
      <w:r>
        <w:t xml:space="preserve"> </w:t>
      </w:r>
      <w:commentRangeStart w:id="47"/>
      <w:r>
        <w:t xml:space="preserve">GAMs to account for effects of seasonality on responses. </w:t>
      </w:r>
      <w:r w:rsidR="00FF11A6">
        <w:t>Include a c</w:t>
      </w:r>
      <w:r>
        <w:t>ontinuous predictor like total volume of water moved during flow pulse?</w:t>
      </w:r>
      <w:commentRangeEnd w:id="47"/>
      <w:r>
        <w:rPr>
          <w:rStyle w:val="CommentReference"/>
        </w:rPr>
        <w:commentReference w:id="47"/>
      </w:r>
      <w:r>
        <w:t xml:space="preserve"> </w:t>
      </w:r>
    </w:p>
    <w:p w14:paraId="18A2BFEC" w14:textId="77777777" w:rsidR="006D1CBF" w:rsidRPr="00D820BB" w:rsidRDefault="006D1CBF" w:rsidP="006D1CBF">
      <w:pPr>
        <w:rPr>
          <w:b/>
          <w:bCs/>
        </w:rPr>
      </w:pPr>
      <w:r w:rsidRPr="00D820BB">
        <w:rPr>
          <w:b/>
          <w:bCs/>
        </w:rPr>
        <w:t>GAMS analysis plan:</w:t>
      </w:r>
    </w:p>
    <w:p w14:paraId="36A978DB" w14:textId="77777777" w:rsidR="006D1CBF" w:rsidRPr="00D714F1" w:rsidRDefault="006D1CBF" w:rsidP="006D1CBF">
      <w:pPr>
        <w:rPr>
          <w:strike/>
        </w:rPr>
      </w:pPr>
      <w:r w:rsidRPr="00D714F1">
        <w:rPr>
          <w:strike/>
        </w:rPr>
        <w:lastRenderedPageBreak/>
        <w:t xml:space="preserve">First pass: Dave will test GAMs with continuous </w:t>
      </w:r>
      <w:proofErr w:type="spellStart"/>
      <w:r w:rsidRPr="00D714F1">
        <w:rPr>
          <w:strike/>
        </w:rPr>
        <w:t>chla</w:t>
      </w:r>
      <w:proofErr w:type="spellEnd"/>
      <w:r w:rsidRPr="00D714F1">
        <w:rPr>
          <w:strike/>
        </w:rPr>
        <w:t xml:space="preserve"> using region and flow pulse period interaction and random effect of station and using a smoother for day of year to account for seasonality. Will complete by end of January and share with the team. Jesse and Ted will then decide whether to run a similar model for phytoplankton and zooplankton data. </w:t>
      </w:r>
    </w:p>
    <w:p w14:paraId="1E8E4546" w14:textId="77777777" w:rsidR="006D1CBF" w:rsidRPr="00D714F1" w:rsidRDefault="006D1CBF" w:rsidP="006D1CBF">
      <w:pPr>
        <w:rPr>
          <w:strike/>
        </w:rPr>
      </w:pPr>
      <w:r w:rsidRPr="00D714F1">
        <w:rPr>
          <w:strike/>
        </w:rPr>
        <w:t xml:space="preserve">Second pass: Jesse and Ted will run GAMs on </w:t>
      </w:r>
      <w:proofErr w:type="spellStart"/>
      <w:r w:rsidRPr="00D714F1">
        <w:rPr>
          <w:strike/>
        </w:rPr>
        <w:t>zoop</w:t>
      </w:r>
      <w:proofErr w:type="spellEnd"/>
      <w:r w:rsidRPr="00D714F1">
        <w:rPr>
          <w:strike/>
        </w:rPr>
        <w:t xml:space="preserve"> CPUE and </w:t>
      </w:r>
      <w:proofErr w:type="spellStart"/>
      <w:r w:rsidRPr="00D714F1">
        <w:rPr>
          <w:strike/>
        </w:rPr>
        <w:t>phyto</w:t>
      </w:r>
      <w:proofErr w:type="spellEnd"/>
      <w:r w:rsidRPr="00D714F1">
        <w:rPr>
          <w:strike/>
        </w:rPr>
        <w:t xml:space="preserve"> biovolume using the same procedure that Dave used for continuous </w:t>
      </w:r>
      <w:proofErr w:type="spellStart"/>
      <w:r w:rsidRPr="00D714F1">
        <w:rPr>
          <w:strike/>
        </w:rPr>
        <w:t>chla</w:t>
      </w:r>
      <w:proofErr w:type="spellEnd"/>
      <w:r w:rsidRPr="00D714F1">
        <w:rPr>
          <w:strike/>
        </w:rPr>
        <w:t xml:space="preserve">. </w:t>
      </w:r>
    </w:p>
    <w:p w14:paraId="53044E7E" w14:textId="77777777" w:rsidR="006D1CBF" w:rsidRPr="00D714F1" w:rsidRDefault="006D1CBF" w:rsidP="006D1CBF">
      <w:pPr>
        <w:rPr>
          <w:strike/>
        </w:rPr>
      </w:pPr>
      <w:r w:rsidRPr="00D714F1">
        <w:rPr>
          <w:strike/>
        </w:rPr>
        <w:t xml:space="preserve">E.g., </w:t>
      </w:r>
      <w:proofErr w:type="spellStart"/>
      <w:r w:rsidRPr="00D714F1">
        <w:rPr>
          <w:strike/>
        </w:rPr>
        <w:t>Zoop</w:t>
      </w:r>
      <w:proofErr w:type="spellEnd"/>
      <w:r w:rsidRPr="00D714F1">
        <w:rPr>
          <w:strike/>
        </w:rPr>
        <w:t xml:space="preserve"> </w:t>
      </w:r>
      <w:proofErr w:type="spellStart"/>
      <w:r w:rsidRPr="00D714F1">
        <w:rPr>
          <w:strike/>
        </w:rPr>
        <w:t>cpue</w:t>
      </w:r>
      <w:proofErr w:type="spellEnd"/>
      <w:r w:rsidRPr="00D714F1">
        <w:rPr>
          <w:strike/>
        </w:rPr>
        <w:t xml:space="preserve"> ~ Year * Flow pulse period + Year * Region + Flow pulse period * Region + Random (Station) + smooth (DOY). </w:t>
      </w:r>
    </w:p>
    <w:p w14:paraId="67441D39" w14:textId="77777777" w:rsidR="006D1CBF" w:rsidRPr="00D714F1" w:rsidRDefault="006D1CBF" w:rsidP="006D1CBF">
      <w:pPr>
        <w:rPr>
          <w:strike/>
        </w:rPr>
      </w:pPr>
      <w:r w:rsidRPr="00D714F1">
        <w:rPr>
          <w:strike/>
        </w:rPr>
        <w:t>Jesse will also run the zooplankton NMDS code to see if everything is working.</w:t>
      </w:r>
    </w:p>
    <w:p w14:paraId="3B2211A9" w14:textId="77777777" w:rsidR="006D1CBF" w:rsidRPr="00F55408" w:rsidRDefault="006D1CBF" w:rsidP="006D1CBF">
      <w:pPr>
        <w:rPr>
          <w:strike/>
        </w:rPr>
      </w:pPr>
      <w:r w:rsidRPr="00F55408">
        <w:rPr>
          <w:strike/>
        </w:rPr>
        <w:t>Next steps:</w:t>
      </w:r>
    </w:p>
    <w:p w14:paraId="250C6733" w14:textId="3435ED24" w:rsidR="006D1CBF" w:rsidRPr="00F55408" w:rsidRDefault="006D1CBF" w:rsidP="006D1CBF">
      <w:pPr>
        <w:pStyle w:val="ListParagraph"/>
        <w:numPr>
          <w:ilvl w:val="0"/>
          <w:numId w:val="2"/>
        </w:numPr>
        <w:rPr>
          <w:strike/>
        </w:rPr>
      </w:pPr>
      <w:commentRangeStart w:id="48"/>
      <w:r w:rsidRPr="00F55408">
        <w:rPr>
          <w:strike/>
        </w:rPr>
        <w:t xml:space="preserve">Dave will add continuous predictors </w:t>
      </w:r>
      <w:commentRangeEnd w:id="48"/>
      <w:r w:rsidR="0025127E" w:rsidRPr="00F55408">
        <w:rPr>
          <w:rStyle w:val="CommentReference"/>
          <w:strike/>
        </w:rPr>
        <w:commentReference w:id="48"/>
      </w:r>
      <w:r w:rsidRPr="00F55408">
        <w:rPr>
          <w:strike/>
        </w:rPr>
        <w:t>to his third-order autoregressive model. We decided to use daily average flow at LIS as a continuous predictor of flow</w:t>
      </w:r>
      <w:r w:rsidR="00082A45" w:rsidRPr="00F55408">
        <w:rPr>
          <w:strike/>
        </w:rPr>
        <w:t xml:space="preserve"> (or use modeled flow data from Michael and Aaron)</w:t>
      </w:r>
      <w:r w:rsidRPr="00F55408">
        <w:rPr>
          <w:strike/>
        </w:rPr>
        <w:t>. We also decided to run a model with station as a predictor replacing region, and to run a similar model with dissolved oxygen data.</w:t>
      </w:r>
    </w:p>
    <w:p w14:paraId="67DFCB18" w14:textId="77777777" w:rsidR="006D1CBF" w:rsidRPr="00F55408" w:rsidRDefault="006D1CBF" w:rsidP="006D1CBF">
      <w:pPr>
        <w:ind w:left="720"/>
        <w:rPr>
          <w:strike/>
        </w:rPr>
      </w:pPr>
      <w:r w:rsidRPr="00F55408">
        <w:rPr>
          <w:strike/>
        </w:rPr>
        <w:t xml:space="preserve">E.g., Chla ~ Year * Daily avg. flow + Year * Station + Daily avg. flow * Station + smooth (DOY). </w:t>
      </w:r>
    </w:p>
    <w:p w14:paraId="0F7F4112" w14:textId="77777777" w:rsidR="006D1CBF" w:rsidRPr="00F55408" w:rsidRDefault="006D1CBF" w:rsidP="006D1CBF">
      <w:pPr>
        <w:pStyle w:val="ListParagraph"/>
        <w:numPr>
          <w:ilvl w:val="0"/>
          <w:numId w:val="2"/>
        </w:numPr>
        <w:rPr>
          <w:strike/>
        </w:rPr>
      </w:pPr>
      <w:r w:rsidRPr="00F55408">
        <w:rPr>
          <w:strike/>
        </w:rPr>
        <w:t>Dave will apply similar model to DO data, possibly also including temperature as a predictor to disentangle effects of temperature from flow pulse.</w:t>
      </w:r>
    </w:p>
    <w:p w14:paraId="1FF011DA" w14:textId="08F7C6C2" w:rsidR="006D1CBF" w:rsidRPr="00F55408" w:rsidRDefault="006D1CBF" w:rsidP="006D1CBF">
      <w:pPr>
        <w:pStyle w:val="ListParagraph"/>
        <w:numPr>
          <w:ilvl w:val="0"/>
          <w:numId w:val="2"/>
        </w:numPr>
        <w:rPr>
          <w:strike/>
        </w:rPr>
      </w:pPr>
      <w:r w:rsidRPr="00F55408">
        <w:rPr>
          <w:strike/>
        </w:rPr>
        <w:t xml:space="preserve">Laura will run similar linear models including flow as a predictor </w:t>
      </w:r>
      <w:r w:rsidR="006061D8" w:rsidRPr="00F55408">
        <w:rPr>
          <w:strike/>
        </w:rPr>
        <w:t xml:space="preserve">(LIS flow or modeled flow data) </w:t>
      </w:r>
      <w:r w:rsidRPr="00F55408">
        <w:rPr>
          <w:strike/>
        </w:rPr>
        <w:t xml:space="preserve">on </w:t>
      </w:r>
      <w:proofErr w:type="spellStart"/>
      <w:r w:rsidRPr="00F55408">
        <w:rPr>
          <w:strike/>
        </w:rPr>
        <w:t>phyto</w:t>
      </w:r>
      <w:proofErr w:type="spellEnd"/>
      <w:r w:rsidRPr="00F55408">
        <w:rPr>
          <w:strike/>
        </w:rPr>
        <w:t xml:space="preserve"> biovolume and </w:t>
      </w:r>
      <w:proofErr w:type="spellStart"/>
      <w:r w:rsidRPr="00F55408">
        <w:rPr>
          <w:strike/>
        </w:rPr>
        <w:t>zoop</w:t>
      </w:r>
      <w:proofErr w:type="spellEnd"/>
      <w:r w:rsidRPr="00F55408">
        <w:rPr>
          <w:strike/>
        </w:rPr>
        <w:t xml:space="preserve"> CPUE data</w:t>
      </w:r>
      <w:r w:rsidR="00255EB9" w:rsidRPr="00F55408">
        <w:rPr>
          <w:strike/>
        </w:rPr>
        <w:t>.</w:t>
      </w:r>
    </w:p>
    <w:p w14:paraId="608615F4" w14:textId="79B137A1" w:rsidR="006D1CBF" w:rsidRPr="00F55408" w:rsidRDefault="006D1CBF" w:rsidP="00DA7631">
      <w:pPr>
        <w:pStyle w:val="ListParagraph"/>
        <w:numPr>
          <w:ilvl w:val="0"/>
          <w:numId w:val="2"/>
        </w:numPr>
        <w:rPr>
          <w:strike/>
        </w:rPr>
      </w:pPr>
      <w:commentRangeStart w:id="49"/>
      <w:commentRangeStart w:id="50"/>
      <w:commentRangeStart w:id="51"/>
      <w:r w:rsidRPr="00F55408">
        <w:rPr>
          <w:strike/>
        </w:rPr>
        <w:t>Jesse will run zooplankton multivariate analyses by modifying Ted’s phytoplankton code</w:t>
      </w:r>
      <w:commentRangeEnd w:id="49"/>
      <w:r w:rsidRPr="00F55408">
        <w:rPr>
          <w:rStyle w:val="CommentReference"/>
          <w:strike/>
        </w:rPr>
        <w:commentReference w:id="49"/>
      </w:r>
      <w:commentRangeEnd w:id="50"/>
      <w:r w:rsidR="00006E85" w:rsidRPr="00F55408">
        <w:rPr>
          <w:rStyle w:val="CommentReference"/>
          <w:strike/>
        </w:rPr>
        <w:commentReference w:id="50"/>
      </w:r>
      <w:commentRangeEnd w:id="51"/>
      <w:r w:rsidR="00C10A1D" w:rsidRPr="00F55408">
        <w:rPr>
          <w:rStyle w:val="CommentReference"/>
          <w:strike/>
        </w:rPr>
        <w:commentReference w:id="51"/>
      </w:r>
      <w:r w:rsidRPr="00F55408">
        <w:rPr>
          <w:strike/>
        </w:rPr>
        <w:t>.</w:t>
      </w:r>
    </w:p>
    <w:p w14:paraId="74D03C72" w14:textId="1EEAFBD6" w:rsidR="007A0ACC" w:rsidRPr="00F55408" w:rsidRDefault="007A0ACC" w:rsidP="00DA7631">
      <w:pPr>
        <w:pStyle w:val="ListParagraph"/>
        <w:numPr>
          <w:ilvl w:val="0"/>
          <w:numId w:val="2"/>
        </w:numPr>
        <w:rPr>
          <w:strike/>
        </w:rPr>
      </w:pPr>
      <w:r w:rsidRPr="00F55408">
        <w:rPr>
          <w:strike/>
        </w:rPr>
        <w:t xml:space="preserve">Michael and Aaron will add the </w:t>
      </w:r>
      <w:proofErr w:type="gramStart"/>
      <w:r w:rsidR="00AD2689" w:rsidRPr="00F55408">
        <w:rPr>
          <w:strike/>
        </w:rPr>
        <w:t>Lib island</w:t>
      </w:r>
      <w:proofErr w:type="gramEnd"/>
      <w:r w:rsidR="00AD2689" w:rsidRPr="00F55408">
        <w:rPr>
          <w:strike/>
        </w:rPr>
        <w:t xml:space="preserve"> and Rio Vista percent flow pulse water figure.</w:t>
      </w:r>
    </w:p>
    <w:p w14:paraId="32CD517D" w14:textId="21BE910B" w:rsidR="007712F7" w:rsidRDefault="00831FAB" w:rsidP="007712F7">
      <w:pPr>
        <w:pStyle w:val="ListParagraph"/>
        <w:numPr>
          <w:ilvl w:val="0"/>
          <w:numId w:val="2"/>
        </w:numPr>
        <w:rPr>
          <w:strike/>
        </w:rPr>
      </w:pPr>
      <w:r w:rsidRPr="00F55408">
        <w:rPr>
          <w:strike/>
        </w:rPr>
        <w:t>Consider a structural equation model or other path analysis to tie the pieces together as a final analysis.</w:t>
      </w:r>
    </w:p>
    <w:p w14:paraId="502B551C" w14:textId="333C9CF7" w:rsidR="00647787" w:rsidRDefault="00647787" w:rsidP="0074704D">
      <w:pPr>
        <w:ind w:left="360"/>
      </w:pPr>
      <w:r>
        <w:t xml:space="preserve">7. Dave run additional model steps on </w:t>
      </w:r>
      <w:proofErr w:type="spellStart"/>
      <w:r>
        <w:t>chl</w:t>
      </w:r>
      <w:proofErr w:type="spellEnd"/>
      <w:r>
        <w:t>-a GAMs</w:t>
      </w:r>
      <w:r w:rsidR="00812268">
        <w:t xml:space="preserve"> (Exploring responses by site (representative of upstream, STTD, and downstream</w:t>
      </w:r>
      <w:r w:rsidR="00120BEE">
        <w:t xml:space="preserve">; </w:t>
      </w:r>
      <w:r w:rsidR="00812268">
        <w:t>Potentially remove smoother for day of year</w:t>
      </w:r>
      <w:r w:rsidR="00120BEE">
        <w:t>)</w:t>
      </w:r>
      <w:r w:rsidR="007E388C">
        <w:t>; add in flow pulse period as predictor</w:t>
      </w:r>
      <w:r w:rsidR="00A36FF0">
        <w:t xml:space="preserve"> to interact with flow</w:t>
      </w:r>
    </w:p>
    <w:p w14:paraId="7C2F55CE" w14:textId="0F168B01" w:rsidR="0074704D" w:rsidRDefault="00647787" w:rsidP="00473B36">
      <w:pPr>
        <w:pStyle w:val="ListParagraph"/>
        <w:ind w:left="360"/>
      </w:pPr>
      <w:r>
        <w:t xml:space="preserve">8. </w:t>
      </w:r>
      <w:r w:rsidR="00066B5D">
        <w:t>Add temperature as proxy for season</w:t>
      </w:r>
    </w:p>
    <w:p w14:paraId="380CAEA6" w14:textId="6FE2CBDA" w:rsidR="0074704D" w:rsidRPr="00647787" w:rsidRDefault="00F9101D" w:rsidP="0074704D">
      <w:pPr>
        <w:pStyle w:val="ListParagraph"/>
        <w:ind w:left="360"/>
      </w:pPr>
      <w:r>
        <w:t>9</w:t>
      </w:r>
      <w:r w:rsidR="0074704D">
        <w:t>. Model selection on GAMs/LMs</w:t>
      </w:r>
    </w:p>
    <w:p w14:paraId="57F9A4B6" w14:textId="7FF4A143" w:rsidR="007712F7" w:rsidRPr="006F68FB" w:rsidRDefault="00B415C4" w:rsidP="007712F7">
      <w:pPr>
        <w:rPr>
          <w:b/>
          <w:bCs/>
        </w:rPr>
      </w:pPr>
      <w:r w:rsidRPr="006F68FB">
        <w:rPr>
          <w:b/>
          <w:bCs/>
        </w:rPr>
        <w:t>Final data analysis plan:</w:t>
      </w:r>
    </w:p>
    <w:p w14:paraId="68F368FB" w14:textId="1418C20D" w:rsidR="00B12F21" w:rsidRDefault="00B12F21" w:rsidP="00B12F21">
      <w:pPr>
        <w:pStyle w:val="Heading3"/>
      </w:pPr>
      <w:r>
        <w:t>Water Quality</w:t>
      </w:r>
    </w:p>
    <w:p w14:paraId="60A26C71" w14:textId="28DFAAF0" w:rsidR="000B0EF1" w:rsidRDefault="000B0EF1" w:rsidP="000B0EF1">
      <w:proofErr w:type="spellStart"/>
      <w:r>
        <w:t>Chl</w:t>
      </w:r>
      <w:proofErr w:type="spellEnd"/>
      <w:r>
        <w:t>-a: GAM with smoother for year and autocorrelation (present results of model selection</w:t>
      </w:r>
      <w:r w:rsidR="00B717AF">
        <w:t xml:space="preserve"> for models</w:t>
      </w:r>
      <w:r>
        <w:t xml:space="preserve"> with/without flow</w:t>
      </w:r>
      <w:r w:rsidR="00BE5457">
        <w:t xml:space="preserve"> and other variables</w:t>
      </w:r>
      <w:r>
        <w:t>)</w:t>
      </w:r>
    </w:p>
    <w:p w14:paraId="707387D8" w14:textId="2CF96746" w:rsidR="000F242F" w:rsidRDefault="000F242F" w:rsidP="000F242F">
      <w:pPr>
        <w:pStyle w:val="ListParagraph"/>
        <w:numPr>
          <w:ilvl w:val="0"/>
          <w:numId w:val="5"/>
        </w:numPr>
      </w:pPr>
      <w:r>
        <w:t>Consider adding turbidity</w:t>
      </w:r>
      <w:r w:rsidR="006B2B60">
        <w:t>, temperature,</w:t>
      </w:r>
      <w:r>
        <w:t xml:space="preserve"> </w:t>
      </w:r>
      <w:r w:rsidR="0068134E">
        <w:t xml:space="preserve">EC (may be correlated with flow) </w:t>
      </w:r>
      <w:r>
        <w:t xml:space="preserve">as predictor </w:t>
      </w:r>
      <w:r w:rsidR="00B324C5">
        <w:t xml:space="preserve">and flow pulse </w:t>
      </w:r>
      <w:proofErr w:type="gramStart"/>
      <w:r w:rsidR="00B324C5">
        <w:t>period</w:t>
      </w:r>
      <w:proofErr w:type="gramEnd"/>
    </w:p>
    <w:p w14:paraId="2D1CC5E3" w14:textId="66D1EF25" w:rsidR="00B324C5" w:rsidRDefault="00B324C5" w:rsidP="000F242F">
      <w:pPr>
        <w:pStyle w:val="ListParagraph"/>
        <w:numPr>
          <w:ilvl w:val="0"/>
          <w:numId w:val="5"/>
        </w:numPr>
      </w:pPr>
      <w:r>
        <w:t>Exploring responses by site</w:t>
      </w:r>
      <w:r w:rsidR="009B08DB">
        <w:t xml:space="preserve"> (representative of upstream, STTD, and downstream)</w:t>
      </w:r>
    </w:p>
    <w:p w14:paraId="1855A0C2" w14:textId="46A76D12" w:rsidR="00B324C5" w:rsidRDefault="00B324C5" w:rsidP="000F242F">
      <w:pPr>
        <w:pStyle w:val="ListParagraph"/>
        <w:numPr>
          <w:ilvl w:val="0"/>
          <w:numId w:val="5"/>
        </w:numPr>
      </w:pPr>
      <w:r>
        <w:t>Potentially remove smoother for day of year</w:t>
      </w:r>
    </w:p>
    <w:p w14:paraId="73FCEF15" w14:textId="4048F411" w:rsidR="00B324C5" w:rsidRPr="0083444C" w:rsidRDefault="00B324C5" w:rsidP="000F242F">
      <w:pPr>
        <w:pStyle w:val="ListParagraph"/>
        <w:numPr>
          <w:ilvl w:val="0"/>
          <w:numId w:val="5"/>
        </w:numPr>
        <w:rPr>
          <w:strike/>
        </w:rPr>
      </w:pPr>
      <w:r w:rsidRPr="0083444C">
        <w:rPr>
          <w:strike/>
        </w:rPr>
        <w:t xml:space="preserve">Consider using daily avg. percent flow pulse </w:t>
      </w:r>
      <w:proofErr w:type="gramStart"/>
      <w:r w:rsidRPr="0083444C">
        <w:rPr>
          <w:strike/>
        </w:rPr>
        <w:t>water</w:t>
      </w:r>
      <w:proofErr w:type="gramEnd"/>
    </w:p>
    <w:p w14:paraId="2BA7041F" w14:textId="1B11A003" w:rsidR="0085504D" w:rsidRDefault="0085504D" w:rsidP="000B0EF1">
      <w:r>
        <w:lastRenderedPageBreak/>
        <w:t xml:space="preserve">Figures in main text: </w:t>
      </w:r>
      <w:proofErr w:type="spellStart"/>
      <w:r>
        <w:t>multipanel</w:t>
      </w:r>
      <w:proofErr w:type="spellEnd"/>
      <w:r>
        <w:t xml:space="preserve"> figure with continuous predictors, and </w:t>
      </w:r>
      <w:proofErr w:type="spellStart"/>
      <w:r>
        <w:t>chl</w:t>
      </w:r>
      <w:proofErr w:type="spellEnd"/>
      <w:r>
        <w:t xml:space="preserve">-a responses at the three representative sites, and a panel to represent overall </w:t>
      </w:r>
      <w:proofErr w:type="spellStart"/>
      <w:r>
        <w:t>chl</w:t>
      </w:r>
      <w:proofErr w:type="spellEnd"/>
      <w:r>
        <w:t>-a model</w:t>
      </w:r>
      <w:r w:rsidR="00374D7E">
        <w:t xml:space="preserve"> (consider panel of discrete predictors</w:t>
      </w:r>
      <w:r w:rsidR="00583E74">
        <w:t xml:space="preserve"> for representative sites</w:t>
      </w:r>
      <w:r w:rsidR="00C07E2B">
        <w:t>)</w:t>
      </w:r>
    </w:p>
    <w:p w14:paraId="5D40E029" w14:textId="1A08C7D1" w:rsidR="00DE3CE4" w:rsidRPr="000B0EF1" w:rsidRDefault="00DE3CE4" w:rsidP="000B0EF1">
      <w:commentRangeStart w:id="52"/>
      <w:r>
        <w:t>Supplement:</w:t>
      </w:r>
      <w:r w:rsidR="00CC1F10">
        <w:t xml:space="preserve"> </w:t>
      </w:r>
      <w:r w:rsidR="00AE5414">
        <w:t>figures/</w:t>
      </w:r>
      <w:r w:rsidR="00CC1F10">
        <w:t>analyses of</w:t>
      </w:r>
      <w:r>
        <w:t xml:space="preserve"> physical </w:t>
      </w:r>
      <w:proofErr w:type="spellStart"/>
      <w:r>
        <w:t>wq</w:t>
      </w:r>
      <w:proofErr w:type="spellEnd"/>
      <w:r>
        <w:t xml:space="preserve"> </w:t>
      </w:r>
      <w:r w:rsidR="00AE5414">
        <w:t xml:space="preserve">from report </w:t>
      </w:r>
      <w:r>
        <w:t>(</w:t>
      </w:r>
      <w:proofErr w:type="spellStart"/>
      <w:r>
        <w:t>secchi</w:t>
      </w:r>
      <w:proofErr w:type="spellEnd"/>
      <w:r>
        <w:t xml:space="preserve"> depth,</w:t>
      </w:r>
      <w:r w:rsidR="00AE5414">
        <w:t xml:space="preserve"> EC,</w:t>
      </w:r>
      <w:r>
        <w:t xml:space="preserve"> </w:t>
      </w:r>
      <w:commentRangeStart w:id="53"/>
      <w:r>
        <w:t>continuous turbidity</w:t>
      </w:r>
      <w:r w:rsidR="00AE5414">
        <w:t>, temperature</w:t>
      </w:r>
      <w:commentRangeEnd w:id="53"/>
      <w:r w:rsidR="00374D7E">
        <w:rPr>
          <w:rStyle w:val="CommentReference"/>
        </w:rPr>
        <w:commentReference w:id="53"/>
      </w:r>
      <w:r w:rsidR="00AE5414">
        <w:t>, DO</w:t>
      </w:r>
      <w:r w:rsidR="0074704D">
        <w:t>, pH</w:t>
      </w:r>
      <w:r>
        <w:t>), nutrients (ammonia, nitrate, dissolved orthophosphate)</w:t>
      </w:r>
      <w:r w:rsidR="00AE5414">
        <w:t>- also consider referring to the report</w:t>
      </w:r>
      <w:commentRangeEnd w:id="52"/>
      <w:r w:rsidR="00757362">
        <w:rPr>
          <w:rStyle w:val="CommentReference"/>
        </w:rPr>
        <w:commentReference w:id="52"/>
      </w:r>
    </w:p>
    <w:p w14:paraId="14D93A80" w14:textId="1ACD18F9" w:rsidR="00B12F21" w:rsidRDefault="00B12F21" w:rsidP="00B12F21">
      <w:pPr>
        <w:pStyle w:val="Heading3"/>
      </w:pPr>
      <w:r>
        <w:t>Phytoplankton</w:t>
      </w:r>
    </w:p>
    <w:p w14:paraId="30E3E93C" w14:textId="77777777" w:rsidR="000B0EF1" w:rsidRDefault="000B0EF1" w:rsidP="000B0EF1">
      <w:r>
        <w:t>Analyses:</w:t>
      </w:r>
    </w:p>
    <w:p w14:paraId="1FFC5CD6" w14:textId="08BACF03" w:rsidR="000B0EF1" w:rsidRDefault="000B0EF1" w:rsidP="000B0EF1">
      <w:pPr>
        <w:pStyle w:val="ListParagraph"/>
        <w:numPr>
          <w:ilvl w:val="0"/>
          <w:numId w:val="3"/>
        </w:numPr>
      </w:pPr>
      <w:r>
        <w:t>ANOVA (</w:t>
      </w:r>
      <w:proofErr w:type="spellStart"/>
      <w:r>
        <w:t>phyto</w:t>
      </w:r>
      <w:proofErr w:type="spellEnd"/>
      <w:r>
        <w:t xml:space="preserve"> </w:t>
      </w:r>
      <w:proofErr w:type="spellStart"/>
      <w:r>
        <w:t>biovolume~flow</w:t>
      </w:r>
      <w:proofErr w:type="spellEnd"/>
      <w:r>
        <w:t xml:space="preserve"> pulse period*</w:t>
      </w:r>
      <w:proofErr w:type="spellStart"/>
      <w:r>
        <w:t>year+flow</w:t>
      </w:r>
      <w:proofErr w:type="spellEnd"/>
      <w:r>
        <w:t xml:space="preserve"> pulse period*</w:t>
      </w:r>
      <w:proofErr w:type="spellStart"/>
      <w:r>
        <w:t>region+year</w:t>
      </w:r>
      <w:proofErr w:type="spellEnd"/>
      <w:r>
        <w:t>*region</w:t>
      </w:r>
      <w:r w:rsidR="00325D36">
        <w:t xml:space="preserve"> + 1/station)</w:t>
      </w:r>
    </w:p>
    <w:p w14:paraId="0455BF42" w14:textId="7323752C" w:rsidR="000B0EF1" w:rsidRDefault="000B0EF1" w:rsidP="000B0EF1">
      <w:pPr>
        <w:pStyle w:val="ListParagraph"/>
        <w:numPr>
          <w:ilvl w:val="0"/>
          <w:numId w:val="3"/>
        </w:numPr>
      </w:pPr>
      <w:proofErr w:type="spellStart"/>
      <w:r>
        <w:t>perMANOVA</w:t>
      </w:r>
      <w:proofErr w:type="spellEnd"/>
      <w:r>
        <w:t xml:space="preserve"> (community composition~</w:t>
      </w:r>
      <w:r w:rsidRPr="002E1214">
        <w:t xml:space="preserve"> </w:t>
      </w:r>
      <w:r>
        <w:t>flow pulse period*</w:t>
      </w:r>
      <w:proofErr w:type="spellStart"/>
      <w:r>
        <w:t>year+flow</w:t>
      </w:r>
      <w:proofErr w:type="spellEnd"/>
      <w:r>
        <w:t xml:space="preserve"> pulse period*</w:t>
      </w:r>
      <w:proofErr w:type="spellStart"/>
      <w:r>
        <w:t>region+year</w:t>
      </w:r>
      <w:proofErr w:type="spellEnd"/>
      <w:r>
        <w:t>*region</w:t>
      </w:r>
      <w:r w:rsidR="00325D36">
        <w:t xml:space="preserve"> + 1/station</w:t>
      </w:r>
      <w:r>
        <w:t>)</w:t>
      </w:r>
    </w:p>
    <w:p w14:paraId="73143983" w14:textId="78C04CF8" w:rsidR="00E625B1" w:rsidRDefault="000B0EF1" w:rsidP="00E625B1">
      <w:pPr>
        <w:pStyle w:val="ListParagraph"/>
        <w:numPr>
          <w:ilvl w:val="0"/>
          <w:numId w:val="3"/>
        </w:numPr>
      </w:pPr>
      <w:r>
        <w:t>ANOSIM (for each year: community composition ~ region + flow pulse period)</w:t>
      </w:r>
    </w:p>
    <w:p w14:paraId="44853B84" w14:textId="77777777" w:rsidR="00FC2336" w:rsidRDefault="00FC2336" w:rsidP="00FC2336">
      <w:pPr>
        <w:pStyle w:val="ListParagraph"/>
        <w:numPr>
          <w:ilvl w:val="0"/>
          <w:numId w:val="3"/>
        </w:numPr>
      </w:pPr>
      <w:proofErr w:type="spellStart"/>
      <w:r>
        <w:t>lm</w:t>
      </w:r>
      <w:proofErr w:type="spellEnd"/>
      <w:r>
        <w:t xml:space="preserve"> (</w:t>
      </w:r>
      <w:proofErr w:type="spellStart"/>
      <w:r>
        <w:t>phyto</w:t>
      </w:r>
      <w:proofErr w:type="spellEnd"/>
      <w:r>
        <w:t xml:space="preserve"> </w:t>
      </w:r>
      <w:proofErr w:type="spellStart"/>
      <w:r>
        <w:t>biovolume~flow</w:t>
      </w:r>
      <w:proofErr w:type="spellEnd"/>
      <w:r>
        <w:t xml:space="preserve"> + station) (in supplement)</w:t>
      </w:r>
    </w:p>
    <w:p w14:paraId="4649081A" w14:textId="77777777" w:rsidR="00FC2336" w:rsidRDefault="00FC2336" w:rsidP="00FC2336">
      <w:pPr>
        <w:pStyle w:val="ListParagraph"/>
        <w:numPr>
          <w:ilvl w:val="0"/>
          <w:numId w:val="3"/>
        </w:numPr>
      </w:pPr>
      <w:proofErr w:type="spellStart"/>
      <w:r>
        <w:t>emmeans</w:t>
      </w:r>
      <w:proofErr w:type="spellEnd"/>
      <w:r>
        <w:t xml:space="preserve"> results from ANOVA (in supplement)</w:t>
      </w:r>
    </w:p>
    <w:p w14:paraId="39CA560F" w14:textId="3935C391" w:rsidR="00FC2336" w:rsidRDefault="00FC2336" w:rsidP="00E625B1">
      <w:pPr>
        <w:pStyle w:val="ListParagraph"/>
        <w:numPr>
          <w:ilvl w:val="0"/>
          <w:numId w:val="3"/>
        </w:numPr>
      </w:pPr>
      <w:r>
        <w:t>results from individual taxonomic groups</w:t>
      </w:r>
    </w:p>
    <w:p w14:paraId="4064950A" w14:textId="3C5BBEAE" w:rsidR="00CC1F10" w:rsidRDefault="00CC1F10" w:rsidP="00CC1F10">
      <w:r>
        <w:t>Figures:</w:t>
      </w:r>
    </w:p>
    <w:p w14:paraId="57A610FE" w14:textId="05C2A866" w:rsidR="00CC1F10" w:rsidRDefault="00CC1F10" w:rsidP="00CC1F10">
      <w:pPr>
        <w:pStyle w:val="ListParagraph"/>
        <w:numPr>
          <w:ilvl w:val="0"/>
          <w:numId w:val="4"/>
        </w:numPr>
      </w:pPr>
      <w:r>
        <w:t>Biovolume by flow pulse period, region, and year</w:t>
      </w:r>
    </w:p>
    <w:p w14:paraId="5544F815" w14:textId="5571C4D5" w:rsidR="0049059F" w:rsidRDefault="0049059F" w:rsidP="00CC1F10">
      <w:pPr>
        <w:pStyle w:val="ListParagraph"/>
        <w:numPr>
          <w:ilvl w:val="0"/>
          <w:numId w:val="4"/>
        </w:numPr>
      </w:pPr>
      <w:r>
        <w:t>Community composition bar charts by year, region, and pulse period</w:t>
      </w:r>
    </w:p>
    <w:p w14:paraId="29BE025C" w14:textId="639757BA" w:rsidR="0049059F" w:rsidRDefault="0049059F" w:rsidP="00CC1F10">
      <w:pPr>
        <w:pStyle w:val="ListParagraph"/>
        <w:numPr>
          <w:ilvl w:val="0"/>
          <w:numId w:val="4"/>
        </w:numPr>
      </w:pPr>
      <w:r>
        <w:t>NMDS by flow pulse period, region, and year</w:t>
      </w:r>
    </w:p>
    <w:p w14:paraId="56C86648" w14:textId="36D9ABF1" w:rsidR="00CC1F10" w:rsidRPr="000B0EF1" w:rsidRDefault="00CC1F10" w:rsidP="00CC1F10">
      <w:pPr>
        <w:pStyle w:val="ListParagraph"/>
        <w:numPr>
          <w:ilvl w:val="0"/>
          <w:numId w:val="4"/>
        </w:numPr>
      </w:pPr>
      <w:r>
        <w:t xml:space="preserve">supplement (year by station composition figures, LCFA index) </w:t>
      </w:r>
    </w:p>
    <w:p w14:paraId="47809C34" w14:textId="77777777" w:rsidR="00CC1F10" w:rsidRPr="000B0EF1" w:rsidRDefault="00CC1F10" w:rsidP="00CC1F10">
      <w:pPr>
        <w:pStyle w:val="ListParagraph"/>
      </w:pPr>
    </w:p>
    <w:p w14:paraId="6D9DA77C" w14:textId="78D52C1B" w:rsidR="00904DC6" w:rsidRPr="00904DC6" w:rsidRDefault="00B12F21" w:rsidP="00B12F21">
      <w:pPr>
        <w:pStyle w:val="Heading3"/>
      </w:pPr>
      <w:r>
        <w:t>Zooplankton</w:t>
      </w:r>
    </w:p>
    <w:p w14:paraId="4AE4531B" w14:textId="77777777" w:rsidR="000B0EF1" w:rsidRDefault="000B0EF1" w:rsidP="000B0EF1">
      <w:r>
        <w:t>Analyses:</w:t>
      </w:r>
    </w:p>
    <w:p w14:paraId="3455187D" w14:textId="193F095F" w:rsidR="000B0EF1" w:rsidRDefault="000B0EF1" w:rsidP="000B0EF1">
      <w:pPr>
        <w:pStyle w:val="ListParagraph"/>
        <w:numPr>
          <w:ilvl w:val="0"/>
          <w:numId w:val="3"/>
        </w:numPr>
      </w:pPr>
      <w:r>
        <w:t>ANOVA (</w:t>
      </w:r>
      <w:proofErr w:type="spellStart"/>
      <w:r>
        <w:t>zoop</w:t>
      </w:r>
      <w:proofErr w:type="spellEnd"/>
      <w:r>
        <w:t xml:space="preserve"> </w:t>
      </w:r>
      <w:proofErr w:type="spellStart"/>
      <w:r>
        <w:t>CPUE~flow</w:t>
      </w:r>
      <w:proofErr w:type="spellEnd"/>
      <w:r>
        <w:t xml:space="preserve"> pulse period*</w:t>
      </w:r>
      <w:proofErr w:type="spellStart"/>
      <w:r>
        <w:t>year+flow</w:t>
      </w:r>
      <w:proofErr w:type="spellEnd"/>
      <w:r>
        <w:t xml:space="preserve"> pulse period*</w:t>
      </w:r>
      <w:proofErr w:type="spellStart"/>
      <w:r>
        <w:t>region+year</w:t>
      </w:r>
      <w:proofErr w:type="spellEnd"/>
      <w:r>
        <w:t>*region</w:t>
      </w:r>
      <w:r w:rsidR="00325D36">
        <w:t xml:space="preserve"> + 1/station</w:t>
      </w:r>
      <w:r>
        <w:t>)</w:t>
      </w:r>
    </w:p>
    <w:p w14:paraId="744163EF" w14:textId="6E13A064" w:rsidR="000B0EF1" w:rsidRDefault="000B0EF1" w:rsidP="000B0EF1">
      <w:pPr>
        <w:pStyle w:val="ListParagraph"/>
        <w:numPr>
          <w:ilvl w:val="0"/>
          <w:numId w:val="3"/>
        </w:numPr>
      </w:pPr>
      <w:proofErr w:type="spellStart"/>
      <w:r>
        <w:t>perMANOVA</w:t>
      </w:r>
      <w:proofErr w:type="spellEnd"/>
      <w:r>
        <w:t xml:space="preserve"> (community composition~</w:t>
      </w:r>
      <w:r w:rsidRPr="002E1214">
        <w:t xml:space="preserve"> </w:t>
      </w:r>
      <w:r>
        <w:t>flow pulse period*</w:t>
      </w:r>
      <w:proofErr w:type="spellStart"/>
      <w:r>
        <w:t>year+flow</w:t>
      </w:r>
      <w:proofErr w:type="spellEnd"/>
      <w:r>
        <w:t xml:space="preserve"> pulse period*</w:t>
      </w:r>
      <w:proofErr w:type="spellStart"/>
      <w:r>
        <w:t>region+year</w:t>
      </w:r>
      <w:proofErr w:type="spellEnd"/>
      <w:r>
        <w:t>*region</w:t>
      </w:r>
      <w:r w:rsidR="00325D36">
        <w:t>+ 1/station</w:t>
      </w:r>
      <w:r>
        <w:t>)</w:t>
      </w:r>
    </w:p>
    <w:p w14:paraId="4B9EA2DE" w14:textId="37B5AC75" w:rsidR="000B0EF1" w:rsidRDefault="000B0EF1" w:rsidP="000B0EF1">
      <w:pPr>
        <w:pStyle w:val="ListParagraph"/>
        <w:numPr>
          <w:ilvl w:val="0"/>
          <w:numId w:val="3"/>
        </w:numPr>
      </w:pPr>
      <w:r>
        <w:t>ANOSIM (for each year: community composition ~ region + flow pulse period)</w:t>
      </w:r>
    </w:p>
    <w:p w14:paraId="6FFF87ED" w14:textId="77777777" w:rsidR="00FC2336" w:rsidRDefault="00FC2336" w:rsidP="00FC2336">
      <w:pPr>
        <w:pStyle w:val="ListParagraph"/>
        <w:numPr>
          <w:ilvl w:val="0"/>
          <w:numId w:val="3"/>
        </w:numPr>
      </w:pPr>
      <w:proofErr w:type="spellStart"/>
      <w:r>
        <w:t>lm</w:t>
      </w:r>
      <w:proofErr w:type="spellEnd"/>
      <w:r>
        <w:t xml:space="preserve"> (</w:t>
      </w:r>
      <w:proofErr w:type="spellStart"/>
      <w:r>
        <w:t>zoop</w:t>
      </w:r>
      <w:proofErr w:type="spellEnd"/>
      <w:r>
        <w:t xml:space="preserve"> </w:t>
      </w:r>
      <w:proofErr w:type="spellStart"/>
      <w:r>
        <w:t>CPUE~flow</w:t>
      </w:r>
      <w:proofErr w:type="spellEnd"/>
      <w:r>
        <w:t xml:space="preserve"> + station) (in supplement)</w:t>
      </w:r>
    </w:p>
    <w:p w14:paraId="390E6F62" w14:textId="77777777" w:rsidR="00FC2336" w:rsidRDefault="00FC2336" w:rsidP="00FC2336">
      <w:pPr>
        <w:pStyle w:val="ListParagraph"/>
        <w:numPr>
          <w:ilvl w:val="0"/>
          <w:numId w:val="3"/>
        </w:numPr>
      </w:pPr>
      <w:proofErr w:type="spellStart"/>
      <w:r>
        <w:t>emmeans</w:t>
      </w:r>
      <w:proofErr w:type="spellEnd"/>
      <w:r>
        <w:t xml:space="preserve"> results from ANOVA (in supplement)</w:t>
      </w:r>
    </w:p>
    <w:p w14:paraId="4165029E" w14:textId="21601E88" w:rsidR="0049059F" w:rsidRDefault="00FC2336" w:rsidP="00FC2336">
      <w:pPr>
        <w:pStyle w:val="ListParagraph"/>
        <w:numPr>
          <w:ilvl w:val="0"/>
          <w:numId w:val="3"/>
        </w:numPr>
      </w:pPr>
      <w:r>
        <w:t>ANOVAs from individual taxonomic groups</w:t>
      </w:r>
    </w:p>
    <w:p w14:paraId="0CDF968C" w14:textId="789DFCCE" w:rsidR="0049059F" w:rsidRDefault="0049059F" w:rsidP="0049059F">
      <w:r>
        <w:t>Figures:</w:t>
      </w:r>
    </w:p>
    <w:p w14:paraId="0EF35F78" w14:textId="1B7CF96D" w:rsidR="0049059F" w:rsidRDefault="0049059F" w:rsidP="0049059F">
      <w:pPr>
        <w:pStyle w:val="ListParagraph"/>
        <w:numPr>
          <w:ilvl w:val="0"/>
          <w:numId w:val="4"/>
        </w:numPr>
      </w:pPr>
      <w:r>
        <w:t>CPUE by flow pulse period, region, and year</w:t>
      </w:r>
    </w:p>
    <w:p w14:paraId="29A23A9D" w14:textId="77777777" w:rsidR="0049059F" w:rsidRDefault="0049059F" w:rsidP="0049059F">
      <w:pPr>
        <w:pStyle w:val="ListParagraph"/>
        <w:numPr>
          <w:ilvl w:val="0"/>
          <w:numId w:val="4"/>
        </w:numPr>
      </w:pPr>
      <w:r>
        <w:t>Community composition bar charts by year, region, and pulse period</w:t>
      </w:r>
    </w:p>
    <w:p w14:paraId="4FAF5F78" w14:textId="77777777" w:rsidR="0049059F" w:rsidRDefault="0049059F" w:rsidP="0049059F">
      <w:pPr>
        <w:pStyle w:val="ListParagraph"/>
        <w:numPr>
          <w:ilvl w:val="0"/>
          <w:numId w:val="4"/>
        </w:numPr>
      </w:pPr>
      <w:r>
        <w:t>NMDS by flow pulse period, region, and year</w:t>
      </w:r>
    </w:p>
    <w:p w14:paraId="4027B70E" w14:textId="5EB1290D" w:rsidR="0049059F" w:rsidRDefault="0049059F" w:rsidP="0049059F">
      <w:pPr>
        <w:pStyle w:val="ListParagraph"/>
        <w:numPr>
          <w:ilvl w:val="0"/>
          <w:numId w:val="4"/>
        </w:numPr>
      </w:pPr>
      <w:r>
        <w:t xml:space="preserve">supplement (year by station composition figures) </w:t>
      </w:r>
    </w:p>
    <w:p w14:paraId="78B6D357" w14:textId="13633988" w:rsidR="00CC1F10" w:rsidRPr="000B0EF1" w:rsidRDefault="00CC1F10" w:rsidP="00CC1F10">
      <w:pPr>
        <w:pStyle w:val="Heading3"/>
      </w:pPr>
      <w:r>
        <w:lastRenderedPageBreak/>
        <w:t>Tying it all together?</w:t>
      </w:r>
      <w:r w:rsidR="00FC2336">
        <w:t xml:space="preserve"> SEM</w:t>
      </w:r>
    </w:p>
    <w:p w14:paraId="2C4A595D" w14:textId="03FB1A82" w:rsidR="00AC33C5" w:rsidRDefault="00AC33C5" w:rsidP="00AC33C5">
      <w:pPr>
        <w:pStyle w:val="Heading1"/>
      </w:pPr>
      <w:r>
        <w:t>Results</w:t>
      </w:r>
    </w:p>
    <w:p w14:paraId="3603C4F5" w14:textId="48FBA513" w:rsidR="00D35254" w:rsidRDefault="00D35254" w:rsidP="00BB12B6">
      <w:pPr>
        <w:pStyle w:val="Heading3"/>
      </w:pPr>
      <w:commentRangeStart w:id="54"/>
      <w:r>
        <w:t>Hydr</w:t>
      </w:r>
      <w:r w:rsidR="00BB12B6">
        <w:t>odynamics</w:t>
      </w:r>
      <w:commentRangeEnd w:id="54"/>
      <w:r w:rsidR="0060679A">
        <w:rPr>
          <w:rStyle w:val="CommentReference"/>
          <w:rFonts w:asciiTheme="minorHAnsi" w:eastAsiaTheme="minorHAnsi" w:hAnsiTheme="minorHAnsi" w:cstheme="minorBidi"/>
          <w:color w:val="auto"/>
        </w:rPr>
        <w:commentReference w:id="54"/>
      </w:r>
    </w:p>
    <w:p w14:paraId="32E814C9" w14:textId="666AB77B" w:rsidR="00D038B7" w:rsidRDefault="006D6302" w:rsidP="00BB12B6">
      <w:r>
        <w:t>Previous studies show</w:t>
      </w:r>
      <w:r w:rsidR="003175C9">
        <w:t>ed</w:t>
      </w:r>
      <w:r>
        <w:t xml:space="preserve"> </w:t>
      </w:r>
      <w:r w:rsidR="001748A6">
        <w:t xml:space="preserve">flow pulses </w:t>
      </w:r>
      <w:r w:rsidR="003175C9">
        <w:t xml:space="preserve">in the Toe Drain </w:t>
      </w:r>
      <w:r w:rsidR="00F108DD">
        <w:t xml:space="preserve">can </w:t>
      </w:r>
      <w:r w:rsidR="0015130F">
        <w:t xml:space="preserve">reverse the net flow of water between </w:t>
      </w:r>
      <w:r w:rsidR="00B34E65">
        <w:t>Liberty Island and Cache Slough</w:t>
      </w:r>
      <w:r w:rsidR="009A43D8">
        <w:t>,</w:t>
      </w:r>
      <w:r w:rsidR="00B34E65">
        <w:t xml:space="preserve"> such that the net flow is out of the CSC (Fran</w:t>
      </w:r>
      <w:r w:rsidR="00A01DD2">
        <w:t>tzich et al. 2021</w:t>
      </w:r>
      <w:r w:rsidR="00B34E65">
        <w:t>)</w:t>
      </w:r>
      <w:r w:rsidR="00A01DD2">
        <w:t xml:space="preserve">. </w:t>
      </w:r>
      <w:r w:rsidR="00383FF6">
        <w:t xml:space="preserve">The magnitude and duration of the flow pulses also influences the </w:t>
      </w:r>
      <w:r w:rsidR="00BE2A2F">
        <w:t xml:space="preserve">percent of water at a given location that originated from the flow pulse. </w:t>
      </w:r>
      <w:r w:rsidR="00716FBC">
        <w:t>At the base of Liberty Island</w:t>
      </w:r>
      <w:r w:rsidR="00D038B7">
        <w:t xml:space="preserve"> and the Sacramento River at Rio Vista Bridge</w:t>
      </w:r>
      <w:r w:rsidR="00716FBC">
        <w:t xml:space="preserve">, </w:t>
      </w:r>
      <w:r w:rsidR="0022600D">
        <w:t xml:space="preserve">the percent </w:t>
      </w:r>
      <w:r w:rsidR="00EA3ED2">
        <w:t xml:space="preserve">flow pulse water was the highest </w:t>
      </w:r>
      <w:r w:rsidR="00D5475F">
        <w:t xml:space="preserve">during </w:t>
      </w:r>
      <w:r w:rsidR="00BF28B0">
        <w:t>2012 and 2019</w:t>
      </w:r>
      <w:r w:rsidR="00BB607D">
        <w:t xml:space="preserve"> (Fig. 2)</w:t>
      </w:r>
      <w:r w:rsidR="00BF28B0">
        <w:t xml:space="preserve">, </w:t>
      </w:r>
      <w:r w:rsidR="00E76B6A">
        <w:t xml:space="preserve">the years with the highest peak flow (Fig. </w:t>
      </w:r>
      <w:r w:rsidR="00DE72EE">
        <w:t>1</w:t>
      </w:r>
      <w:r w:rsidR="00E76B6A">
        <w:t>).</w:t>
      </w:r>
      <w:r w:rsidR="00E4381C">
        <w:t xml:space="preserve"> </w:t>
      </w:r>
      <w:r w:rsidR="00EC6C70">
        <w:t>Percent flow pulse water was the lowest</w:t>
      </w:r>
      <w:r w:rsidR="00EA59AC">
        <w:t xml:space="preserve"> during 2017</w:t>
      </w:r>
      <w:r w:rsidR="004F25F5">
        <w:t>, which had the smallest flow pulse.</w:t>
      </w:r>
      <w:r w:rsidR="00D038B7">
        <w:t xml:space="preserve"> </w:t>
      </w:r>
      <w:r w:rsidR="002B0FB7">
        <w:t xml:space="preserve">By 60 days after the start of the flow pulses, </w:t>
      </w:r>
      <w:r w:rsidR="0028021A">
        <w:t xml:space="preserve">the percent flow pulse water was the highest in 2011 because of the long duration of the </w:t>
      </w:r>
      <w:r w:rsidR="007B6E96">
        <w:t xml:space="preserve">2011 </w:t>
      </w:r>
      <w:r w:rsidR="0028021A">
        <w:t>flow pulse</w:t>
      </w:r>
      <w:r w:rsidR="007B6E96">
        <w:t>.</w:t>
      </w:r>
    </w:p>
    <w:p w14:paraId="47AD666A" w14:textId="6BB08583" w:rsidR="0002048D" w:rsidRDefault="00BF0679" w:rsidP="00BB12B6">
      <w:r>
        <w:t xml:space="preserve">At </w:t>
      </w:r>
      <w:r w:rsidR="005A4EAE">
        <w:t>the base of Liberty Island</w:t>
      </w:r>
      <w:r w:rsidR="007D5344">
        <w:t>, t</w:t>
      </w:r>
      <w:r w:rsidR="005C2BF3">
        <w:t>otal flow pulse water</w:t>
      </w:r>
      <w:r w:rsidR="00497CCA">
        <w:t xml:space="preserve"> was the </w:t>
      </w:r>
      <w:r w:rsidR="00BC0D6D">
        <w:t>greatest</w:t>
      </w:r>
      <w:r w:rsidR="00497CCA">
        <w:t xml:space="preserve"> during 2019</w:t>
      </w:r>
      <w:r w:rsidR="00427239">
        <w:t xml:space="preserve"> because the percent flow pulse water increased </w:t>
      </w:r>
      <w:r w:rsidR="0001435C">
        <w:t>faster following the start of the flow pulse</w:t>
      </w:r>
      <w:r w:rsidR="00E71F6C">
        <w:t xml:space="preserve"> than the other years and </w:t>
      </w:r>
      <w:r w:rsidR="00AC3707">
        <w:t>remained elevated</w:t>
      </w:r>
      <w:r w:rsidR="007F1E68">
        <w:t xml:space="preserve"> (Fig. 2)</w:t>
      </w:r>
      <w:r w:rsidR="00EB7A96">
        <w:t xml:space="preserve">. </w:t>
      </w:r>
      <w:r w:rsidR="005E6D4C">
        <w:t xml:space="preserve">The next year with the most total flow pulse water was 2012, followed by </w:t>
      </w:r>
      <w:r w:rsidR="00F13D96">
        <w:t>2018</w:t>
      </w:r>
      <w:r w:rsidR="00607C34">
        <w:t xml:space="preserve">, 2011, </w:t>
      </w:r>
      <w:r w:rsidR="009A033C">
        <w:t>2016, and finally 2017.</w:t>
      </w:r>
      <w:r w:rsidR="00F63B06">
        <w:t xml:space="preserve"> </w:t>
      </w:r>
      <w:r w:rsidR="00561A3A">
        <w:t>At the Sacramento River at Rio Vista Bridge</w:t>
      </w:r>
      <w:r w:rsidR="00E170E2">
        <w:t xml:space="preserve">, </w:t>
      </w:r>
      <w:r w:rsidR="0091162E">
        <w:t xml:space="preserve">total flow pulse water was the </w:t>
      </w:r>
      <w:r w:rsidR="005415DC">
        <w:t>greatest</w:t>
      </w:r>
      <w:r w:rsidR="0091162E">
        <w:t xml:space="preserve"> during 201</w:t>
      </w:r>
      <w:r w:rsidR="00175C72">
        <w:t>2</w:t>
      </w:r>
      <w:r w:rsidR="00495DD6">
        <w:t xml:space="preserve">, </w:t>
      </w:r>
      <w:r w:rsidR="00360FD4">
        <w:t>followed by 2019</w:t>
      </w:r>
      <w:r w:rsidR="006B4425">
        <w:t>, 2018, 2011, 2016, and finally 2017</w:t>
      </w:r>
      <w:r w:rsidR="007930C6">
        <w:t xml:space="preserve">. </w:t>
      </w:r>
      <w:r w:rsidR="00A511C7">
        <w:t>Th</w:t>
      </w:r>
      <w:r w:rsidR="006E2508">
        <w:t>e</w:t>
      </w:r>
      <w:r w:rsidR="00F81596">
        <w:t xml:space="preserve"> switch in </w:t>
      </w:r>
      <w:r w:rsidR="00F57E15">
        <w:t xml:space="preserve">year with </w:t>
      </w:r>
      <w:r w:rsidR="00F81596">
        <w:t>greatest total flow pulse water</w:t>
      </w:r>
      <w:r w:rsidR="00F57E15">
        <w:t xml:space="preserve"> between the two locations</w:t>
      </w:r>
      <w:r w:rsidR="00A511C7">
        <w:t xml:space="preserve"> indicates that </w:t>
      </w:r>
      <w:r w:rsidR="00E80799">
        <w:t xml:space="preserve">conditions outside the CSC </w:t>
      </w:r>
      <w:r w:rsidR="00C366C0">
        <w:t>influence</w:t>
      </w:r>
      <w:r w:rsidR="00E80799">
        <w:t xml:space="preserve"> </w:t>
      </w:r>
      <w:r w:rsidR="00F12222">
        <w:t xml:space="preserve">the amount of flow pulse water present </w:t>
      </w:r>
      <w:r w:rsidR="005B184C">
        <w:t>d</w:t>
      </w:r>
      <w:r w:rsidR="00923719">
        <w:t>ownstream of the CSC.</w:t>
      </w:r>
      <w:r w:rsidR="0099341A">
        <w:t xml:space="preserve"> </w:t>
      </w:r>
      <w:commentRangeStart w:id="55"/>
      <w:r w:rsidR="0099341A">
        <w:t>By t</w:t>
      </w:r>
      <w:r w:rsidR="00DF27E3">
        <w:t>he total flow pulse water</w:t>
      </w:r>
      <w:r w:rsidR="0099341A">
        <w:t xml:space="preserve"> metric, </w:t>
      </w:r>
      <w:r w:rsidR="001057A6">
        <w:t xml:space="preserve">the flow pulses in 2019 and 2012 resulted in the most flow pulse water </w:t>
      </w:r>
      <w:r w:rsidR="00CD2B60">
        <w:t>at these locations</w:t>
      </w:r>
      <w:r w:rsidR="001310FC">
        <w:t>, relatively little flow pulse water in 2016,</w:t>
      </w:r>
      <w:r w:rsidR="00E529C6">
        <w:t xml:space="preserve"> and </w:t>
      </w:r>
      <w:r w:rsidR="00D658D9">
        <w:t xml:space="preserve">very little flow pulse water was transported to these locations in </w:t>
      </w:r>
      <w:r w:rsidR="00F63B06">
        <w:t>2017.</w:t>
      </w:r>
      <w:commentRangeEnd w:id="55"/>
      <w:r w:rsidR="00D046B2">
        <w:rPr>
          <w:rStyle w:val="CommentReference"/>
        </w:rPr>
        <w:commentReference w:id="55"/>
      </w:r>
    </w:p>
    <w:p w14:paraId="77D2E6A0" w14:textId="4CE35129" w:rsidR="00BB12B6" w:rsidRPr="00B12F21" w:rsidRDefault="00BB12B6" w:rsidP="00BB12B6">
      <w:r>
        <w:t>Figure 2-4 or 2-5 from report- flow pulse water moving past Cache Slough Complex or Liberty Island</w:t>
      </w:r>
      <w:r w:rsidR="00032CB6">
        <w:t>:</w:t>
      </w:r>
    </w:p>
    <w:p w14:paraId="183C400E" w14:textId="0791F3D9" w:rsidR="00032CB6" w:rsidRDefault="00B94B0A" w:rsidP="00032CB6">
      <w:pPr>
        <w:keepNext/>
      </w:pPr>
      <w:r>
        <w:rPr>
          <w:noProof/>
        </w:rPr>
        <w:lastRenderedPageBreak/>
        <w:drawing>
          <wp:inline distT="0" distB="0" distL="0" distR="0" wp14:anchorId="2762C474" wp14:editId="44C40C02">
            <wp:extent cx="4028203" cy="5052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9468" cy="5053647"/>
                    </a:xfrm>
                    <a:prstGeom prst="rect">
                      <a:avLst/>
                    </a:prstGeom>
                    <a:noFill/>
                    <a:ln>
                      <a:noFill/>
                    </a:ln>
                  </pic:spPr>
                </pic:pic>
              </a:graphicData>
            </a:graphic>
          </wp:inline>
        </w:drawing>
      </w:r>
      <w:commentRangeStart w:id="56"/>
      <w:commentRangeEnd w:id="56"/>
      <w:r w:rsidR="008C40CA">
        <w:rPr>
          <w:rStyle w:val="CommentReference"/>
        </w:rPr>
        <w:commentReference w:id="56"/>
      </w:r>
    </w:p>
    <w:p w14:paraId="4ED787AD" w14:textId="22744AF7" w:rsidR="00BB12B6" w:rsidRDefault="00032CB6" w:rsidP="00032CB6">
      <w:pPr>
        <w:pStyle w:val="Caption"/>
      </w:pPr>
      <w:commentRangeStart w:id="57"/>
      <w:r>
        <w:t xml:space="preserve">Figure </w:t>
      </w:r>
      <w:fldSimple w:instr=" SEQ Figure \* ARABIC ">
        <w:r w:rsidR="00B15DFC">
          <w:rPr>
            <w:noProof/>
          </w:rPr>
          <w:t>2</w:t>
        </w:r>
      </w:fldSimple>
      <w:r>
        <w:t xml:space="preserve">. </w:t>
      </w:r>
      <w:r w:rsidR="00B94B0A">
        <w:t xml:space="preserve">Percent flow pulse </w:t>
      </w:r>
      <w:commentRangeEnd w:id="57"/>
      <w:r w:rsidR="001B07C2">
        <w:rPr>
          <w:rStyle w:val="CommentReference"/>
          <w:i w:val="0"/>
          <w:iCs w:val="0"/>
          <w:color w:val="auto"/>
        </w:rPr>
        <w:commentReference w:id="57"/>
      </w:r>
      <w:r w:rsidR="00B94B0A">
        <w:t xml:space="preserve">water </w:t>
      </w:r>
      <w:r w:rsidR="00586F63">
        <w:t>at the base of Liberty Island and Sacramento River at Rio Vista Bridge for each of the simulated years</w:t>
      </w:r>
      <w:r w:rsidRPr="00E36123">
        <w:t>. Vertical dashed lines indicate the end of the flow pulse in each year.</w:t>
      </w:r>
    </w:p>
    <w:p w14:paraId="6ADD51AC" w14:textId="1D75C607" w:rsidR="004E160E" w:rsidRPr="004E160E" w:rsidRDefault="004E160E" w:rsidP="004E160E">
      <w:r>
        <w:t xml:space="preserve">Include Figure </w:t>
      </w:r>
      <w:r w:rsidR="00A74595">
        <w:t xml:space="preserve">like 2-5 but with percent days </w:t>
      </w:r>
      <w:r w:rsidR="0008412C">
        <w:t xml:space="preserve">instead of water age. Four panels: on the left </w:t>
      </w:r>
      <w:r w:rsidR="00D417DA">
        <w:t>o</w:t>
      </w:r>
      <w:r w:rsidR="007C3AC8">
        <w:t>f Liberty Island and Rio Vista on right.</w:t>
      </w:r>
    </w:p>
    <w:p w14:paraId="626D9FE6" w14:textId="3EF27311" w:rsidR="00EA0788" w:rsidRDefault="00F41788" w:rsidP="00EA0788">
      <w:pPr>
        <w:keepNext/>
      </w:pPr>
      <w:commentRangeStart w:id="58"/>
      <w:commentRangeEnd w:id="58"/>
      <w:r>
        <w:rPr>
          <w:rStyle w:val="CommentReference"/>
        </w:rPr>
        <w:commentReference w:id="58"/>
      </w:r>
    </w:p>
    <w:p w14:paraId="3F1183F6" w14:textId="082445CF" w:rsidR="00A410D8" w:rsidRDefault="00195789" w:rsidP="00195789">
      <w:pPr>
        <w:pStyle w:val="Heading3"/>
      </w:pPr>
      <w:commentRangeStart w:id="59"/>
      <w:commentRangeStart w:id="60"/>
      <w:r>
        <w:t>Chlorophyll</w:t>
      </w:r>
      <w:commentRangeEnd w:id="59"/>
      <w:r w:rsidR="00186DB3">
        <w:rPr>
          <w:rStyle w:val="CommentReference"/>
          <w:rFonts w:asciiTheme="minorHAnsi" w:eastAsiaTheme="minorHAnsi" w:hAnsiTheme="minorHAnsi" w:cstheme="minorBidi"/>
          <w:color w:val="auto"/>
        </w:rPr>
        <w:commentReference w:id="59"/>
      </w:r>
      <w:commentRangeEnd w:id="60"/>
      <w:r w:rsidR="00B32C13">
        <w:rPr>
          <w:rStyle w:val="CommentReference"/>
          <w:rFonts w:asciiTheme="minorHAnsi" w:eastAsiaTheme="minorHAnsi" w:hAnsiTheme="minorHAnsi" w:cstheme="minorBidi"/>
          <w:color w:val="auto"/>
        </w:rPr>
        <w:commentReference w:id="60"/>
      </w:r>
    </w:p>
    <w:p w14:paraId="43A37BF6" w14:textId="13632A84" w:rsidR="006D40E3" w:rsidRDefault="00A410D8" w:rsidP="00A410D8">
      <w:r>
        <w:t>Figures 3-4, 3-5, and 3-6, reworked to emphasize managed vs. unmanaged pulses and demonstrate effects of seasonality vs. flow pulses (</w:t>
      </w:r>
      <w:r w:rsidR="0016496A">
        <w:t>or include continuous predictors and show GAMs results</w:t>
      </w:r>
      <w:r>
        <w:t>)</w:t>
      </w:r>
    </w:p>
    <w:p w14:paraId="70B4E741" w14:textId="77777777" w:rsidR="00EA4F6D" w:rsidRDefault="001F6275" w:rsidP="00EA4F6D">
      <w:pPr>
        <w:keepNext/>
      </w:pPr>
      <w:r>
        <w:rPr>
          <w:noProof/>
        </w:rPr>
        <w:lastRenderedPageBreak/>
        <w:drawing>
          <wp:inline distT="0" distB="0" distL="0" distR="0" wp14:anchorId="781B6819" wp14:editId="3D5C9A80">
            <wp:extent cx="5943600" cy="6818323"/>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18323"/>
                    </a:xfrm>
                    <a:prstGeom prst="rect">
                      <a:avLst/>
                    </a:prstGeom>
                    <a:noFill/>
                    <a:ln>
                      <a:noFill/>
                    </a:ln>
                  </pic:spPr>
                </pic:pic>
              </a:graphicData>
            </a:graphic>
          </wp:inline>
        </w:drawing>
      </w:r>
    </w:p>
    <w:p w14:paraId="37B00A72" w14:textId="01944BDA" w:rsidR="00E226E5" w:rsidRDefault="00EA4F6D" w:rsidP="00E226E5">
      <w:pPr>
        <w:pStyle w:val="Caption"/>
      </w:pPr>
      <w:r>
        <w:t xml:space="preserve">Figure </w:t>
      </w:r>
      <w:fldSimple w:instr=" SEQ Figure \* ARABIC ">
        <w:r w:rsidR="00046A56">
          <w:rPr>
            <w:noProof/>
          </w:rPr>
          <w:t>3</w:t>
        </w:r>
      </w:fldSimple>
      <w:r>
        <w:t xml:space="preserve">. </w:t>
      </w:r>
      <w:r w:rsidRPr="00614390">
        <w:t xml:space="preserve">Daily average chlorophyll fluorescence values in the upstream region, downstream region, and middle Sacramento River in the years with high flow, high magnitude, and short duration flow pulses (2012, 2016, 2018, and 2019). The light grey shaded box </w:t>
      </w:r>
      <w:r w:rsidR="00E226E5" w:rsidRPr="002A4979">
        <w:t xml:space="preserve">represents the flow pulse period, and each </w:t>
      </w:r>
      <w:r w:rsidR="00E226E5">
        <w:t>plot</w:t>
      </w:r>
      <w:r w:rsidR="00E226E5" w:rsidRPr="002A4979">
        <w:t xml:space="preserve"> </w:t>
      </w:r>
      <w:r w:rsidR="00E226E5">
        <w:t>for the upstream region</w:t>
      </w:r>
      <w:r w:rsidR="00E226E5" w:rsidRPr="002A4979">
        <w:t xml:space="preserve"> has a different y-axis scale.</w:t>
      </w:r>
      <w:r w:rsidR="00E226E5">
        <w:t xml:space="preserve"> </w:t>
      </w:r>
    </w:p>
    <w:p w14:paraId="4F69512B" w14:textId="77777777" w:rsidR="00BA77D0" w:rsidRDefault="00266549" w:rsidP="00BA77D0">
      <w:pPr>
        <w:keepNext/>
      </w:pPr>
      <w:r>
        <w:rPr>
          <w:noProof/>
        </w:rPr>
        <w:lastRenderedPageBreak/>
        <w:drawing>
          <wp:inline distT="0" distB="0" distL="0" distR="0" wp14:anchorId="4E61CC20" wp14:editId="2238DF87">
            <wp:extent cx="5943600" cy="4895215"/>
            <wp:effectExtent l="0" t="0" r="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95215"/>
                    </a:xfrm>
                    <a:prstGeom prst="rect">
                      <a:avLst/>
                    </a:prstGeom>
                    <a:noFill/>
                    <a:ln>
                      <a:noFill/>
                    </a:ln>
                  </pic:spPr>
                </pic:pic>
              </a:graphicData>
            </a:graphic>
          </wp:inline>
        </w:drawing>
      </w:r>
    </w:p>
    <w:p w14:paraId="66265522" w14:textId="3909F364" w:rsidR="00EE1820" w:rsidRDefault="00BA77D0" w:rsidP="00EE1820">
      <w:pPr>
        <w:pStyle w:val="Caption"/>
      </w:pPr>
      <w:r>
        <w:t xml:space="preserve">Figure </w:t>
      </w:r>
      <w:fldSimple w:instr=" SEQ Figure \* ARABIC ">
        <w:r w:rsidR="00046A56">
          <w:rPr>
            <w:noProof/>
          </w:rPr>
          <w:t>4</w:t>
        </w:r>
      </w:fldSimple>
      <w:r>
        <w:t xml:space="preserve">. </w:t>
      </w:r>
      <w:r w:rsidRPr="00141CD6">
        <w:t xml:space="preserve">Daily average chlorophyll fluorescence values in the upstream region, downstream region, and middle Sacramento River in the years with high flow, low magnitude, and long duration flow pulses (2011 and 2015). The light grey shaded box represents the </w:t>
      </w:r>
      <w:r w:rsidR="00EE1820" w:rsidRPr="002A4979">
        <w:t xml:space="preserve">flow pulse period, and </w:t>
      </w:r>
      <w:r w:rsidR="00EE1820">
        <w:t xml:space="preserve">the plots for </w:t>
      </w:r>
      <w:r w:rsidR="00EE1820" w:rsidRPr="002A4979">
        <w:t>each</w:t>
      </w:r>
      <w:r w:rsidR="00EE1820">
        <w:t xml:space="preserve"> region</w:t>
      </w:r>
      <w:r w:rsidR="00EE1820" w:rsidRPr="002A4979">
        <w:t xml:space="preserve"> ha</w:t>
      </w:r>
      <w:r w:rsidR="00EE1820">
        <w:t>ve</w:t>
      </w:r>
      <w:r w:rsidR="00EE1820" w:rsidRPr="002A4979">
        <w:t xml:space="preserve"> different y-axis scale</w:t>
      </w:r>
      <w:r w:rsidR="00EE1820">
        <w:t>s</w:t>
      </w:r>
      <w:r w:rsidR="00EE1820" w:rsidRPr="002A4979">
        <w:t>.</w:t>
      </w:r>
    </w:p>
    <w:p w14:paraId="1F4A0477" w14:textId="77777777" w:rsidR="009F0DEC" w:rsidRDefault="0071681C" w:rsidP="009F0DEC">
      <w:pPr>
        <w:keepNext/>
      </w:pPr>
      <w:r>
        <w:rPr>
          <w:noProof/>
        </w:rPr>
        <w:lastRenderedPageBreak/>
        <w:drawing>
          <wp:inline distT="0" distB="0" distL="0" distR="0" wp14:anchorId="3B3829DC" wp14:editId="1F9B21D6">
            <wp:extent cx="5943600" cy="6290310"/>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290310"/>
                    </a:xfrm>
                    <a:prstGeom prst="rect">
                      <a:avLst/>
                    </a:prstGeom>
                    <a:noFill/>
                    <a:ln>
                      <a:noFill/>
                    </a:ln>
                  </pic:spPr>
                </pic:pic>
              </a:graphicData>
            </a:graphic>
          </wp:inline>
        </w:drawing>
      </w:r>
    </w:p>
    <w:p w14:paraId="4E4E9E25" w14:textId="45769121" w:rsidR="00F82874" w:rsidRDefault="009F0DEC" w:rsidP="00F82874">
      <w:pPr>
        <w:pStyle w:val="Caption"/>
        <w:jc w:val="center"/>
      </w:pPr>
      <w:r>
        <w:t xml:space="preserve">Figure </w:t>
      </w:r>
      <w:fldSimple w:instr=" SEQ Figure \* ARABIC ">
        <w:r w:rsidR="00046A56">
          <w:rPr>
            <w:noProof/>
          </w:rPr>
          <w:t>5</w:t>
        </w:r>
      </w:fldSimple>
      <w:r>
        <w:t xml:space="preserve">. </w:t>
      </w:r>
      <w:r w:rsidRPr="007B569E">
        <w:t>Daily average chlorophyll fluorescence values in the upstream region, downstream region, and middle Sacramento River in the years with low-flow pulses (2013, 2014, and 2017). The light grey shaded box represents the flow pulse period, and each plot for</w:t>
      </w:r>
      <w:r w:rsidR="00F82874">
        <w:t xml:space="preserve"> the upstream region</w:t>
      </w:r>
      <w:r w:rsidR="00F82874" w:rsidRPr="002A4979">
        <w:t xml:space="preserve"> has a different y-axis scale.</w:t>
      </w:r>
    </w:p>
    <w:p w14:paraId="08477A7E" w14:textId="3915CFA1" w:rsidR="00EE1820" w:rsidRPr="00EE1820" w:rsidRDefault="00EE1820" w:rsidP="009F0DEC">
      <w:pPr>
        <w:pStyle w:val="Caption"/>
      </w:pPr>
    </w:p>
    <w:p w14:paraId="69EB87DD" w14:textId="5F73523A" w:rsidR="00B12F21" w:rsidRDefault="00B12F21" w:rsidP="00F82874">
      <w:pPr>
        <w:pStyle w:val="Heading3"/>
      </w:pPr>
      <w:r>
        <w:t>Phytoplankton</w:t>
      </w:r>
    </w:p>
    <w:p w14:paraId="01D04335" w14:textId="048C19C1" w:rsidR="00A410D8" w:rsidRDefault="00A410D8" w:rsidP="00A410D8">
      <w:commentRangeStart w:id="61"/>
      <w:r>
        <w:t>Figure 4-2: Total biovolume by flow pulse period, region, and year</w:t>
      </w:r>
      <w:commentRangeEnd w:id="61"/>
      <w:r w:rsidR="00F5403A">
        <w:rPr>
          <w:rStyle w:val="CommentReference"/>
        </w:rPr>
        <w:commentReference w:id="61"/>
      </w:r>
    </w:p>
    <w:p w14:paraId="4EEEF58F" w14:textId="77777777" w:rsidR="007A61F9" w:rsidRDefault="007047DE" w:rsidP="007A61F9">
      <w:pPr>
        <w:keepNext/>
      </w:pPr>
      <w:commentRangeStart w:id="62"/>
      <w:r>
        <w:rPr>
          <w:noProof/>
        </w:rPr>
        <w:lastRenderedPageBreak/>
        <w:drawing>
          <wp:inline distT="0" distB="0" distL="0" distR="0" wp14:anchorId="48CC5431" wp14:editId="61C6B065">
            <wp:extent cx="5486400" cy="3657600"/>
            <wp:effectExtent l="0" t="0" r="0" b="0"/>
            <wp:docPr id="689806464" name="Picture 6898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commentRangeEnd w:id="62"/>
      <w:r w:rsidR="00BB7897">
        <w:rPr>
          <w:rStyle w:val="CommentReference"/>
        </w:rPr>
        <w:commentReference w:id="62"/>
      </w:r>
    </w:p>
    <w:p w14:paraId="1123D98C" w14:textId="34EC5FAB" w:rsidR="007047DE" w:rsidRDefault="007A61F9" w:rsidP="007A61F9">
      <w:pPr>
        <w:pStyle w:val="Caption"/>
      </w:pPr>
      <w:r>
        <w:t xml:space="preserve">Figure </w:t>
      </w:r>
      <w:fldSimple w:instr=" SEQ Figure \* ARABIC ">
        <w:r w:rsidR="00046A56">
          <w:rPr>
            <w:noProof/>
          </w:rPr>
          <w:t>6</w:t>
        </w:r>
      </w:fldSimple>
      <w:r>
        <w:t xml:space="preserve">. </w:t>
      </w:r>
      <w:r w:rsidRPr="002016F7">
        <w:t xml:space="preserve">Box plot showing quartiles of total phytoplankton biovolume in the </w:t>
      </w:r>
      <w:commentRangeStart w:id="63"/>
      <w:r w:rsidRPr="002016F7">
        <w:t xml:space="preserve">Upstream and Downstream </w:t>
      </w:r>
      <w:commentRangeEnd w:id="63"/>
      <w:r w:rsidR="00F14303">
        <w:rPr>
          <w:rStyle w:val="CommentReference"/>
          <w:i w:val="0"/>
          <w:iCs w:val="0"/>
          <w:color w:val="auto"/>
        </w:rPr>
        <w:commentReference w:id="63"/>
      </w:r>
      <w:r w:rsidRPr="002016F7">
        <w:t>regions of the study area before, during, and after the flow pulses.</w:t>
      </w:r>
    </w:p>
    <w:p w14:paraId="38A0EDAE" w14:textId="49AD65B6" w:rsidR="00A410D8" w:rsidRDefault="00A410D8" w:rsidP="00A410D8">
      <w:r>
        <w:t xml:space="preserve">Figure 4-6: </w:t>
      </w:r>
      <w:r w:rsidR="008247B9">
        <w:t>Average biovolume by functional groups before, during, and after flow pulses by region and year</w:t>
      </w:r>
    </w:p>
    <w:p w14:paraId="66A98825" w14:textId="77777777" w:rsidR="00AA435F" w:rsidRDefault="00FB50AA" w:rsidP="00AA435F">
      <w:pPr>
        <w:keepNext/>
      </w:pPr>
      <w:commentRangeStart w:id="64"/>
      <w:r>
        <w:rPr>
          <w:noProof/>
        </w:rPr>
        <w:lastRenderedPageBreak/>
        <w:drawing>
          <wp:inline distT="0" distB="0" distL="0" distR="0" wp14:anchorId="7A8092F3" wp14:editId="227DD591">
            <wp:extent cx="5943600" cy="3962400"/>
            <wp:effectExtent l="0" t="0" r="0" b="0"/>
            <wp:docPr id="689806476" name="Picture 6898064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06476" name="Picture 689806476"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commentRangeEnd w:id="64"/>
      <w:r w:rsidR="00D94F2E">
        <w:rPr>
          <w:rStyle w:val="CommentReference"/>
        </w:rPr>
        <w:commentReference w:id="64"/>
      </w:r>
    </w:p>
    <w:p w14:paraId="0C9B72E1" w14:textId="16917399" w:rsidR="007A61F9" w:rsidRDefault="00AA435F" w:rsidP="00AA435F">
      <w:pPr>
        <w:pStyle w:val="Caption"/>
      </w:pPr>
      <w:r>
        <w:t xml:space="preserve">Figure </w:t>
      </w:r>
      <w:fldSimple w:instr=" SEQ Figure \* ARABIC ">
        <w:r w:rsidR="00046A56">
          <w:rPr>
            <w:noProof/>
          </w:rPr>
          <w:t>7</w:t>
        </w:r>
      </w:fldSimple>
      <w:r>
        <w:t xml:space="preserve">. </w:t>
      </w:r>
      <w:r w:rsidRPr="005B54F7">
        <w:t>Average biovolume of phytoplankton functional groups detected before, during, and after flow pulses in the upstream and downstream regions for each year of the study.</w:t>
      </w:r>
    </w:p>
    <w:p w14:paraId="691F1BED" w14:textId="77777777" w:rsidR="0045082B" w:rsidRDefault="00A13FAF" w:rsidP="0045082B">
      <w:pPr>
        <w:keepNext/>
      </w:pPr>
      <w:commentRangeStart w:id="65"/>
      <w:commentRangeStart w:id="66"/>
      <w:commentRangeStart w:id="67"/>
      <w:r>
        <w:rPr>
          <w:noProof/>
        </w:rPr>
        <w:lastRenderedPageBreak/>
        <w:drawing>
          <wp:inline distT="0" distB="0" distL="0" distR="0" wp14:anchorId="2B064E39" wp14:editId="2BF3B24E">
            <wp:extent cx="5403273" cy="3615460"/>
            <wp:effectExtent l="0" t="0" r="6985" b="4445"/>
            <wp:docPr id="1042854848" name="Picture 1042854848" descr="Venn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54848" name="Picture 1042854848" descr="Venn diagram&#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5873" cy="3623891"/>
                    </a:xfrm>
                    <a:prstGeom prst="rect">
                      <a:avLst/>
                    </a:prstGeom>
                    <a:noFill/>
                    <a:ln>
                      <a:noFill/>
                    </a:ln>
                  </pic:spPr>
                </pic:pic>
              </a:graphicData>
            </a:graphic>
          </wp:inline>
        </w:drawing>
      </w:r>
      <w:commentRangeEnd w:id="65"/>
      <w:commentRangeEnd w:id="67"/>
      <w:r w:rsidR="00E35A0D">
        <w:rPr>
          <w:rStyle w:val="CommentReference"/>
        </w:rPr>
        <w:commentReference w:id="65"/>
      </w:r>
      <w:commentRangeEnd w:id="66"/>
      <w:r w:rsidR="00600ABF">
        <w:rPr>
          <w:rStyle w:val="CommentReference"/>
        </w:rPr>
        <w:commentReference w:id="66"/>
      </w:r>
      <w:r w:rsidR="00E149B6">
        <w:rPr>
          <w:rStyle w:val="CommentReference"/>
        </w:rPr>
        <w:commentReference w:id="67"/>
      </w:r>
    </w:p>
    <w:p w14:paraId="454FC145" w14:textId="011844C8" w:rsidR="00C86D04" w:rsidRDefault="0045082B" w:rsidP="0045082B">
      <w:pPr>
        <w:pStyle w:val="Caption"/>
      </w:pPr>
      <w:r>
        <w:t xml:space="preserve">Figure </w:t>
      </w:r>
      <w:fldSimple w:instr=" SEQ Figure \* ARABIC ">
        <w:r w:rsidR="00046A56">
          <w:rPr>
            <w:noProof/>
          </w:rPr>
          <w:t>8</w:t>
        </w:r>
      </w:fldSimple>
      <w:r>
        <w:t xml:space="preserve">. </w:t>
      </w:r>
      <w:r w:rsidRPr="00866F13">
        <w:t>Figure 4 20. Non-metric multidimensional scaling plot of phytoplankton samples colored by flow pulse period (before, during, after), faceted by year.</w:t>
      </w:r>
    </w:p>
    <w:p w14:paraId="1ED45EC8" w14:textId="625D1B91" w:rsidR="00A400C0" w:rsidRDefault="00A400C0" w:rsidP="00A400C0">
      <w:pPr>
        <w:pStyle w:val="Caption"/>
        <w:keepNext/>
      </w:pPr>
      <w:r>
        <w:t xml:space="preserve">Table </w:t>
      </w:r>
      <w:fldSimple w:instr=" SEQ Table \* ARABIC ">
        <w:r w:rsidR="006D41CE">
          <w:rPr>
            <w:noProof/>
          </w:rPr>
          <w:t>2</w:t>
        </w:r>
      </w:fldSimple>
      <w:r>
        <w:t xml:space="preserve">. </w:t>
      </w:r>
      <w:r w:rsidRPr="00320D64">
        <w:t>ANOSIM Results comparing upstream and downstream phytoplankton community composition for each year before, during, and after flow pulses.</w:t>
      </w:r>
    </w:p>
    <w:tbl>
      <w:tblPr>
        <w:tblW w:w="8025" w:type="dxa"/>
        <w:jc w:val="center"/>
        <w:tblLook w:val="04A0" w:firstRow="1" w:lastRow="0" w:firstColumn="1" w:lastColumn="0" w:noHBand="0" w:noVBand="1"/>
      </w:tblPr>
      <w:tblGrid>
        <w:gridCol w:w="1020"/>
        <w:gridCol w:w="805"/>
        <w:gridCol w:w="885"/>
        <w:gridCol w:w="1155"/>
        <w:gridCol w:w="885"/>
        <w:gridCol w:w="1155"/>
        <w:gridCol w:w="885"/>
        <w:gridCol w:w="1235"/>
      </w:tblGrid>
      <w:tr w:rsidR="000F7F5A" w:rsidRPr="00DD2201" w14:paraId="50F7FF01" w14:textId="77777777">
        <w:trPr>
          <w:trHeight w:val="285"/>
          <w:jc w:val="center"/>
        </w:trPr>
        <w:tc>
          <w:tcPr>
            <w:tcW w:w="1020" w:type="dxa"/>
            <w:tcBorders>
              <w:top w:val="single" w:sz="4" w:space="0" w:color="auto"/>
              <w:left w:val="nil"/>
              <w:right w:val="nil"/>
            </w:tcBorders>
            <w:shd w:val="clear" w:color="auto" w:fill="auto"/>
            <w:noWrap/>
            <w:vAlign w:val="bottom"/>
            <w:hideMark/>
          </w:tcPr>
          <w:p w14:paraId="137988FA" w14:textId="77777777" w:rsidR="000F7F5A" w:rsidRPr="00D3509C" w:rsidRDefault="000F7F5A">
            <w:pPr>
              <w:rPr>
                <w:rFonts w:eastAsia="Myriad Pro Light" w:cstheme="minorHAnsi"/>
              </w:rPr>
            </w:pPr>
            <w:commentRangeStart w:id="68"/>
          </w:p>
        </w:tc>
        <w:tc>
          <w:tcPr>
            <w:tcW w:w="885" w:type="dxa"/>
            <w:tcBorders>
              <w:top w:val="single" w:sz="4" w:space="0" w:color="auto"/>
              <w:left w:val="nil"/>
              <w:right w:val="nil"/>
            </w:tcBorders>
          </w:tcPr>
          <w:p w14:paraId="3888A986" w14:textId="77777777" w:rsidR="000F7F5A" w:rsidRPr="00D3509C" w:rsidRDefault="000F7F5A">
            <w:pPr>
              <w:jc w:val="center"/>
              <w:rPr>
                <w:rFonts w:eastAsia="Myriad Pro Light" w:cstheme="minorHAnsi"/>
                <w:b/>
                <w:color w:val="000000"/>
              </w:rPr>
            </w:pPr>
          </w:p>
        </w:tc>
        <w:tc>
          <w:tcPr>
            <w:tcW w:w="2040" w:type="dxa"/>
            <w:gridSpan w:val="2"/>
            <w:tcBorders>
              <w:top w:val="single" w:sz="4" w:space="0" w:color="auto"/>
              <w:left w:val="nil"/>
              <w:bottom w:val="nil"/>
              <w:right w:val="nil"/>
            </w:tcBorders>
            <w:shd w:val="clear" w:color="auto" w:fill="auto"/>
            <w:noWrap/>
            <w:vAlign w:val="bottom"/>
            <w:hideMark/>
          </w:tcPr>
          <w:p w14:paraId="6DDC5730"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Before</w:t>
            </w:r>
          </w:p>
        </w:tc>
        <w:tc>
          <w:tcPr>
            <w:tcW w:w="2040" w:type="dxa"/>
            <w:gridSpan w:val="2"/>
            <w:tcBorders>
              <w:top w:val="single" w:sz="4" w:space="0" w:color="auto"/>
              <w:left w:val="nil"/>
              <w:bottom w:val="nil"/>
              <w:right w:val="nil"/>
            </w:tcBorders>
            <w:shd w:val="clear" w:color="auto" w:fill="auto"/>
            <w:noWrap/>
            <w:vAlign w:val="bottom"/>
            <w:hideMark/>
          </w:tcPr>
          <w:p w14:paraId="3909C0A7"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During</w:t>
            </w:r>
          </w:p>
        </w:tc>
        <w:tc>
          <w:tcPr>
            <w:tcW w:w="2040" w:type="dxa"/>
            <w:gridSpan w:val="2"/>
            <w:tcBorders>
              <w:top w:val="single" w:sz="4" w:space="0" w:color="auto"/>
              <w:left w:val="nil"/>
              <w:bottom w:val="nil"/>
              <w:right w:val="nil"/>
            </w:tcBorders>
            <w:shd w:val="clear" w:color="auto" w:fill="auto"/>
            <w:noWrap/>
            <w:vAlign w:val="bottom"/>
            <w:hideMark/>
          </w:tcPr>
          <w:p w14:paraId="46309604"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After</w:t>
            </w:r>
          </w:p>
        </w:tc>
      </w:tr>
      <w:tr w:rsidR="000F7F5A" w:rsidRPr="00DD2201" w14:paraId="1A0BD94D" w14:textId="77777777">
        <w:trPr>
          <w:trHeight w:val="285"/>
          <w:jc w:val="center"/>
        </w:trPr>
        <w:tc>
          <w:tcPr>
            <w:tcW w:w="1020" w:type="dxa"/>
            <w:tcBorders>
              <w:top w:val="nil"/>
              <w:left w:val="nil"/>
              <w:bottom w:val="single" w:sz="4" w:space="0" w:color="auto"/>
              <w:right w:val="nil"/>
            </w:tcBorders>
            <w:shd w:val="clear" w:color="auto" w:fill="auto"/>
            <w:noWrap/>
            <w:vAlign w:val="bottom"/>
            <w:hideMark/>
          </w:tcPr>
          <w:p w14:paraId="54FEA440" w14:textId="77777777" w:rsidR="000F7F5A" w:rsidRPr="00BE5C18" w:rsidRDefault="000F7F5A">
            <w:pPr>
              <w:jc w:val="center"/>
              <w:rPr>
                <w:rFonts w:eastAsia="Myriad Pro Light" w:cstheme="minorHAnsi"/>
                <w:b/>
                <w:color w:val="000000"/>
              </w:rPr>
            </w:pPr>
            <w:r w:rsidRPr="00BE5C18">
              <w:rPr>
                <w:rFonts w:eastAsia="Myriad Pro Light" w:cstheme="minorHAnsi"/>
                <w:b/>
                <w:color w:val="000000"/>
              </w:rPr>
              <w:t>Year</w:t>
            </w:r>
          </w:p>
        </w:tc>
        <w:tc>
          <w:tcPr>
            <w:tcW w:w="885" w:type="dxa"/>
            <w:tcBorders>
              <w:top w:val="nil"/>
              <w:left w:val="nil"/>
              <w:bottom w:val="single" w:sz="4" w:space="0" w:color="auto"/>
              <w:right w:val="nil"/>
            </w:tcBorders>
          </w:tcPr>
          <w:p w14:paraId="47F011C0" w14:textId="77777777" w:rsidR="000F7F5A" w:rsidRDefault="000F7F5A">
            <w:pPr>
              <w:jc w:val="center"/>
              <w:rPr>
                <w:rFonts w:eastAsia="Myriad Pro Light" w:cstheme="minorHAnsi"/>
                <w:b/>
                <w:color w:val="000000"/>
              </w:rPr>
            </w:pPr>
            <w:r>
              <w:rPr>
                <w:rFonts w:eastAsia="Myriad Pro Light" w:cstheme="minorHAnsi"/>
                <w:b/>
                <w:color w:val="000000"/>
              </w:rPr>
              <w:t>Pulse</w:t>
            </w:r>
          </w:p>
        </w:tc>
        <w:tc>
          <w:tcPr>
            <w:tcW w:w="885" w:type="dxa"/>
            <w:tcBorders>
              <w:top w:val="nil"/>
              <w:left w:val="nil"/>
              <w:bottom w:val="single" w:sz="4" w:space="0" w:color="auto"/>
              <w:right w:val="nil"/>
            </w:tcBorders>
            <w:shd w:val="clear" w:color="auto" w:fill="auto"/>
            <w:noWrap/>
            <w:vAlign w:val="bottom"/>
            <w:hideMark/>
          </w:tcPr>
          <w:p w14:paraId="5FE5DF2B"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R</w:t>
            </w:r>
          </w:p>
        </w:tc>
        <w:tc>
          <w:tcPr>
            <w:tcW w:w="1155" w:type="dxa"/>
            <w:tcBorders>
              <w:top w:val="nil"/>
              <w:left w:val="nil"/>
              <w:bottom w:val="single" w:sz="4" w:space="0" w:color="auto"/>
              <w:right w:val="nil"/>
            </w:tcBorders>
            <w:shd w:val="clear" w:color="auto" w:fill="auto"/>
            <w:noWrap/>
            <w:vAlign w:val="bottom"/>
            <w:hideMark/>
          </w:tcPr>
          <w:p w14:paraId="10AF6E75"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p-value</w:t>
            </w:r>
          </w:p>
        </w:tc>
        <w:tc>
          <w:tcPr>
            <w:tcW w:w="885" w:type="dxa"/>
            <w:tcBorders>
              <w:top w:val="nil"/>
              <w:left w:val="nil"/>
              <w:bottom w:val="single" w:sz="4" w:space="0" w:color="auto"/>
              <w:right w:val="nil"/>
            </w:tcBorders>
            <w:shd w:val="clear" w:color="auto" w:fill="auto"/>
            <w:noWrap/>
            <w:vAlign w:val="bottom"/>
            <w:hideMark/>
          </w:tcPr>
          <w:p w14:paraId="352D3F51"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R</w:t>
            </w:r>
          </w:p>
        </w:tc>
        <w:tc>
          <w:tcPr>
            <w:tcW w:w="1155" w:type="dxa"/>
            <w:tcBorders>
              <w:top w:val="nil"/>
              <w:left w:val="nil"/>
              <w:bottom w:val="single" w:sz="4" w:space="0" w:color="auto"/>
              <w:right w:val="nil"/>
            </w:tcBorders>
            <w:shd w:val="clear" w:color="auto" w:fill="auto"/>
            <w:noWrap/>
            <w:vAlign w:val="bottom"/>
            <w:hideMark/>
          </w:tcPr>
          <w:p w14:paraId="23E2E4D6"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p-value</w:t>
            </w:r>
          </w:p>
        </w:tc>
        <w:tc>
          <w:tcPr>
            <w:tcW w:w="885" w:type="dxa"/>
            <w:tcBorders>
              <w:top w:val="nil"/>
              <w:left w:val="nil"/>
              <w:bottom w:val="single" w:sz="4" w:space="0" w:color="auto"/>
              <w:right w:val="nil"/>
            </w:tcBorders>
            <w:shd w:val="clear" w:color="auto" w:fill="auto"/>
            <w:noWrap/>
            <w:vAlign w:val="bottom"/>
            <w:hideMark/>
          </w:tcPr>
          <w:p w14:paraId="5271BA7C"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R</w:t>
            </w:r>
          </w:p>
        </w:tc>
        <w:tc>
          <w:tcPr>
            <w:tcW w:w="1155" w:type="dxa"/>
            <w:tcBorders>
              <w:top w:val="nil"/>
              <w:left w:val="nil"/>
              <w:bottom w:val="single" w:sz="4" w:space="0" w:color="auto"/>
              <w:right w:val="nil"/>
            </w:tcBorders>
            <w:shd w:val="clear" w:color="auto" w:fill="auto"/>
            <w:noWrap/>
            <w:vAlign w:val="bottom"/>
            <w:hideMark/>
          </w:tcPr>
          <w:p w14:paraId="700C1198" w14:textId="77777777" w:rsidR="000F7F5A" w:rsidRPr="00D3509C" w:rsidRDefault="000F7F5A">
            <w:pPr>
              <w:jc w:val="center"/>
              <w:rPr>
                <w:rFonts w:eastAsia="Myriad Pro Light" w:cstheme="minorHAnsi"/>
                <w:b/>
                <w:color w:val="000000"/>
              </w:rPr>
            </w:pPr>
            <w:r w:rsidRPr="00D3509C">
              <w:rPr>
                <w:rFonts w:eastAsia="Myriad Pro Light" w:cstheme="minorHAnsi"/>
                <w:b/>
                <w:color w:val="000000"/>
              </w:rPr>
              <w:t>p-value</w:t>
            </w:r>
          </w:p>
        </w:tc>
      </w:tr>
      <w:tr w:rsidR="000F7F5A" w:rsidRPr="00DD2201" w14:paraId="2A1511A1" w14:textId="77777777">
        <w:trPr>
          <w:trHeight w:val="285"/>
          <w:jc w:val="center"/>
        </w:trPr>
        <w:tc>
          <w:tcPr>
            <w:tcW w:w="1020" w:type="dxa"/>
            <w:tcBorders>
              <w:top w:val="single" w:sz="4" w:space="0" w:color="auto"/>
              <w:left w:val="nil"/>
              <w:bottom w:val="nil"/>
              <w:right w:val="nil"/>
            </w:tcBorders>
            <w:shd w:val="clear" w:color="auto" w:fill="auto"/>
            <w:noWrap/>
            <w:vAlign w:val="center"/>
            <w:hideMark/>
          </w:tcPr>
          <w:p w14:paraId="539C13CC" w14:textId="77777777" w:rsidR="000F7F5A" w:rsidRPr="00D3509C" w:rsidRDefault="000F7F5A">
            <w:pPr>
              <w:jc w:val="center"/>
              <w:rPr>
                <w:rFonts w:eastAsia="Myriad Pro Light" w:cstheme="minorHAnsi"/>
                <w:color w:val="000000"/>
              </w:rPr>
            </w:pPr>
            <w:r w:rsidRPr="00FD6E27">
              <w:rPr>
                <w:rFonts w:eastAsia="Myriad Pro Light" w:cstheme="minorHAnsi"/>
                <w:color w:val="000000"/>
              </w:rPr>
              <w:t>2014</w:t>
            </w:r>
          </w:p>
        </w:tc>
        <w:tc>
          <w:tcPr>
            <w:tcW w:w="885" w:type="dxa"/>
            <w:tcBorders>
              <w:top w:val="single" w:sz="4" w:space="0" w:color="auto"/>
              <w:left w:val="nil"/>
              <w:bottom w:val="nil"/>
              <w:right w:val="nil"/>
            </w:tcBorders>
          </w:tcPr>
          <w:p w14:paraId="25B05520" w14:textId="77777777" w:rsidR="000F7F5A" w:rsidRDefault="000F7F5A">
            <w:pPr>
              <w:jc w:val="center"/>
              <w:rPr>
                <w:rFonts w:eastAsia="Myriad Pro Light" w:cstheme="minorHAnsi"/>
                <w:color w:val="000000"/>
              </w:rPr>
            </w:pPr>
            <w:r w:rsidRPr="00FD6E27">
              <w:rPr>
                <w:rFonts w:eastAsia="Myriad Pro Light" w:cstheme="minorHAnsi"/>
                <w:color w:val="000000"/>
              </w:rPr>
              <w:t>Low</w:t>
            </w:r>
          </w:p>
        </w:tc>
        <w:tc>
          <w:tcPr>
            <w:tcW w:w="885" w:type="dxa"/>
            <w:tcBorders>
              <w:top w:val="single" w:sz="4" w:space="0" w:color="auto"/>
              <w:left w:val="nil"/>
              <w:bottom w:val="nil"/>
              <w:right w:val="nil"/>
            </w:tcBorders>
            <w:shd w:val="clear" w:color="auto" w:fill="auto"/>
            <w:noWrap/>
            <w:vAlign w:val="bottom"/>
            <w:hideMark/>
          </w:tcPr>
          <w:p w14:paraId="78BE6232" w14:textId="77777777" w:rsidR="000F7F5A" w:rsidRPr="00D3509C" w:rsidRDefault="000F7F5A">
            <w:pPr>
              <w:jc w:val="center"/>
              <w:rPr>
                <w:rFonts w:eastAsia="Myriad Pro Light" w:cstheme="minorHAnsi"/>
                <w:color w:val="000000"/>
              </w:rPr>
            </w:pPr>
            <w:r w:rsidRPr="00FD6E27">
              <w:rPr>
                <w:rFonts w:cstheme="minorHAnsi"/>
                <w:color w:val="000000"/>
              </w:rPr>
              <w:t>0.266</w:t>
            </w:r>
          </w:p>
        </w:tc>
        <w:tc>
          <w:tcPr>
            <w:tcW w:w="1155" w:type="dxa"/>
            <w:tcBorders>
              <w:top w:val="single" w:sz="4" w:space="0" w:color="auto"/>
              <w:left w:val="nil"/>
              <w:bottom w:val="nil"/>
              <w:right w:val="nil"/>
            </w:tcBorders>
            <w:shd w:val="clear" w:color="auto" w:fill="auto"/>
            <w:noWrap/>
            <w:vAlign w:val="bottom"/>
            <w:hideMark/>
          </w:tcPr>
          <w:p w14:paraId="3ACA137F" w14:textId="77777777" w:rsidR="000F7F5A" w:rsidRPr="00D3509C" w:rsidRDefault="000F7F5A">
            <w:pPr>
              <w:jc w:val="center"/>
              <w:rPr>
                <w:rFonts w:eastAsia="Myriad Pro Light" w:cstheme="minorHAnsi"/>
                <w:color w:val="000000"/>
              </w:rPr>
            </w:pPr>
            <w:r>
              <w:rPr>
                <w:rFonts w:cstheme="minorHAnsi"/>
                <w:color w:val="000000"/>
              </w:rPr>
              <w:t>0.</w:t>
            </w:r>
            <w:r w:rsidRPr="00FD6E27">
              <w:rPr>
                <w:rFonts w:cstheme="minorHAnsi"/>
                <w:color w:val="000000"/>
              </w:rPr>
              <w:t>129</w:t>
            </w:r>
          </w:p>
        </w:tc>
        <w:tc>
          <w:tcPr>
            <w:tcW w:w="885" w:type="dxa"/>
            <w:tcBorders>
              <w:top w:val="single" w:sz="4" w:space="0" w:color="auto"/>
              <w:left w:val="nil"/>
              <w:bottom w:val="nil"/>
              <w:right w:val="nil"/>
            </w:tcBorders>
            <w:shd w:val="clear" w:color="auto" w:fill="auto"/>
            <w:noWrap/>
            <w:vAlign w:val="bottom"/>
            <w:hideMark/>
          </w:tcPr>
          <w:p w14:paraId="755AC860" w14:textId="77777777" w:rsidR="000F7F5A" w:rsidRPr="00D3509C" w:rsidRDefault="000F7F5A">
            <w:pPr>
              <w:jc w:val="center"/>
              <w:rPr>
                <w:rFonts w:eastAsia="Myriad Pro Light" w:cstheme="minorHAnsi"/>
                <w:color w:val="000000"/>
              </w:rPr>
            </w:pPr>
            <w:r w:rsidRPr="00FD6E27">
              <w:rPr>
                <w:rFonts w:cstheme="minorHAnsi"/>
                <w:color w:val="000000"/>
              </w:rPr>
              <w:t>-</w:t>
            </w:r>
          </w:p>
        </w:tc>
        <w:tc>
          <w:tcPr>
            <w:tcW w:w="1155" w:type="dxa"/>
            <w:tcBorders>
              <w:top w:val="single" w:sz="4" w:space="0" w:color="auto"/>
              <w:left w:val="nil"/>
              <w:bottom w:val="nil"/>
              <w:right w:val="nil"/>
            </w:tcBorders>
            <w:shd w:val="clear" w:color="auto" w:fill="auto"/>
            <w:noWrap/>
            <w:vAlign w:val="bottom"/>
            <w:hideMark/>
          </w:tcPr>
          <w:p w14:paraId="36C5F187" w14:textId="77777777" w:rsidR="000F7F5A" w:rsidRPr="00D3509C" w:rsidRDefault="000F7F5A">
            <w:pPr>
              <w:jc w:val="center"/>
              <w:rPr>
                <w:rFonts w:eastAsia="Myriad Pro Light" w:cstheme="minorHAnsi"/>
                <w:color w:val="000000"/>
              </w:rPr>
            </w:pPr>
            <w:r w:rsidRPr="00FD6E27">
              <w:rPr>
                <w:rFonts w:cstheme="minorHAnsi"/>
                <w:color w:val="000000"/>
              </w:rPr>
              <w:t>-</w:t>
            </w:r>
          </w:p>
        </w:tc>
        <w:tc>
          <w:tcPr>
            <w:tcW w:w="885" w:type="dxa"/>
            <w:tcBorders>
              <w:top w:val="single" w:sz="4" w:space="0" w:color="auto"/>
              <w:left w:val="nil"/>
              <w:bottom w:val="nil"/>
              <w:right w:val="nil"/>
            </w:tcBorders>
            <w:shd w:val="clear" w:color="auto" w:fill="auto"/>
            <w:noWrap/>
            <w:vAlign w:val="bottom"/>
            <w:hideMark/>
          </w:tcPr>
          <w:p w14:paraId="62CF9C30" w14:textId="77777777" w:rsidR="000F7F5A" w:rsidRPr="00D3509C" w:rsidRDefault="000F7F5A">
            <w:pPr>
              <w:jc w:val="center"/>
              <w:rPr>
                <w:rFonts w:eastAsia="Myriad Pro Light" w:cstheme="minorHAnsi"/>
                <w:color w:val="000000"/>
              </w:rPr>
            </w:pPr>
            <w:r w:rsidRPr="00FD6E27">
              <w:rPr>
                <w:rFonts w:cstheme="minorHAnsi"/>
                <w:color w:val="000000"/>
              </w:rPr>
              <w:t>0.320</w:t>
            </w:r>
          </w:p>
        </w:tc>
        <w:tc>
          <w:tcPr>
            <w:tcW w:w="1155" w:type="dxa"/>
            <w:tcBorders>
              <w:top w:val="single" w:sz="4" w:space="0" w:color="auto"/>
              <w:left w:val="nil"/>
              <w:bottom w:val="nil"/>
              <w:right w:val="nil"/>
            </w:tcBorders>
            <w:shd w:val="clear" w:color="auto" w:fill="auto"/>
            <w:noWrap/>
            <w:vAlign w:val="bottom"/>
            <w:hideMark/>
          </w:tcPr>
          <w:p w14:paraId="51A7B69A" w14:textId="77777777" w:rsidR="000F7F5A" w:rsidRPr="00D3509C" w:rsidRDefault="000F7F5A">
            <w:pPr>
              <w:jc w:val="center"/>
              <w:rPr>
                <w:rFonts w:eastAsia="Myriad Pro Light" w:cstheme="minorHAnsi"/>
                <w:color w:val="000000"/>
              </w:rPr>
            </w:pPr>
            <w:r>
              <w:rPr>
                <w:rFonts w:cstheme="minorHAnsi"/>
                <w:color w:val="000000"/>
              </w:rPr>
              <w:t>0.0</w:t>
            </w:r>
            <w:r w:rsidRPr="00FD6E27">
              <w:rPr>
                <w:rFonts w:cstheme="minorHAnsi"/>
                <w:color w:val="000000"/>
              </w:rPr>
              <w:t>17</w:t>
            </w:r>
          </w:p>
        </w:tc>
      </w:tr>
      <w:tr w:rsidR="000F7F5A" w:rsidRPr="00DD2201" w14:paraId="3FBFBAE7" w14:textId="77777777">
        <w:trPr>
          <w:trHeight w:val="285"/>
          <w:jc w:val="center"/>
        </w:trPr>
        <w:tc>
          <w:tcPr>
            <w:tcW w:w="1020" w:type="dxa"/>
            <w:tcBorders>
              <w:top w:val="nil"/>
              <w:left w:val="nil"/>
              <w:bottom w:val="nil"/>
              <w:right w:val="nil"/>
            </w:tcBorders>
            <w:shd w:val="clear" w:color="auto" w:fill="auto"/>
            <w:noWrap/>
            <w:vAlign w:val="center"/>
            <w:hideMark/>
          </w:tcPr>
          <w:p w14:paraId="0552259C" w14:textId="77777777" w:rsidR="000F7F5A" w:rsidRPr="00D3509C" w:rsidRDefault="000F7F5A">
            <w:pPr>
              <w:jc w:val="center"/>
              <w:rPr>
                <w:rFonts w:eastAsia="Myriad Pro Light" w:cstheme="minorHAnsi"/>
                <w:color w:val="000000"/>
              </w:rPr>
            </w:pPr>
            <w:r w:rsidRPr="00FD6E27">
              <w:rPr>
                <w:rFonts w:eastAsia="Myriad Pro Light" w:cstheme="minorHAnsi"/>
                <w:color w:val="000000"/>
              </w:rPr>
              <w:t>2015</w:t>
            </w:r>
          </w:p>
        </w:tc>
        <w:tc>
          <w:tcPr>
            <w:tcW w:w="885" w:type="dxa"/>
            <w:tcBorders>
              <w:top w:val="nil"/>
              <w:left w:val="nil"/>
              <w:bottom w:val="nil"/>
              <w:right w:val="nil"/>
            </w:tcBorders>
          </w:tcPr>
          <w:p w14:paraId="3B79762A" w14:textId="77777777" w:rsidR="000F7F5A" w:rsidRDefault="000F7F5A">
            <w:pPr>
              <w:jc w:val="center"/>
              <w:rPr>
                <w:rFonts w:eastAsia="Myriad Pro Light" w:cstheme="minorHAnsi"/>
                <w:color w:val="000000"/>
              </w:rPr>
            </w:pPr>
            <w:r w:rsidRPr="00FD6E27">
              <w:rPr>
                <w:rFonts w:eastAsia="Myriad Pro Light" w:cstheme="minorHAnsi"/>
                <w:color w:val="000000"/>
              </w:rPr>
              <w:t>High</w:t>
            </w:r>
          </w:p>
        </w:tc>
        <w:tc>
          <w:tcPr>
            <w:tcW w:w="885" w:type="dxa"/>
            <w:tcBorders>
              <w:top w:val="nil"/>
              <w:left w:val="nil"/>
              <w:bottom w:val="nil"/>
              <w:right w:val="nil"/>
            </w:tcBorders>
            <w:shd w:val="clear" w:color="auto" w:fill="auto"/>
            <w:noWrap/>
            <w:vAlign w:val="bottom"/>
            <w:hideMark/>
          </w:tcPr>
          <w:p w14:paraId="3DB6EE58" w14:textId="77777777" w:rsidR="000F7F5A" w:rsidRPr="00D3509C" w:rsidRDefault="000F7F5A">
            <w:pPr>
              <w:jc w:val="center"/>
              <w:rPr>
                <w:rFonts w:eastAsia="Myriad Pro Light" w:cstheme="minorHAnsi"/>
                <w:color w:val="000000"/>
              </w:rPr>
            </w:pPr>
            <w:r w:rsidRPr="00FD6E27">
              <w:rPr>
                <w:rFonts w:cstheme="minorHAnsi"/>
                <w:color w:val="000000"/>
              </w:rPr>
              <w:t>-0.028</w:t>
            </w:r>
          </w:p>
        </w:tc>
        <w:tc>
          <w:tcPr>
            <w:tcW w:w="1155" w:type="dxa"/>
            <w:tcBorders>
              <w:top w:val="nil"/>
              <w:left w:val="nil"/>
              <w:bottom w:val="nil"/>
              <w:right w:val="nil"/>
            </w:tcBorders>
            <w:shd w:val="clear" w:color="auto" w:fill="auto"/>
            <w:noWrap/>
            <w:vAlign w:val="bottom"/>
            <w:hideMark/>
          </w:tcPr>
          <w:p w14:paraId="2DE26B94" w14:textId="77777777" w:rsidR="000F7F5A" w:rsidRPr="00D3509C" w:rsidRDefault="000F7F5A">
            <w:pPr>
              <w:jc w:val="center"/>
              <w:rPr>
                <w:rFonts w:eastAsia="Myriad Pro Light" w:cstheme="minorHAnsi"/>
                <w:color w:val="000000"/>
              </w:rPr>
            </w:pPr>
            <w:r>
              <w:rPr>
                <w:rFonts w:cstheme="minorHAnsi"/>
                <w:color w:val="000000"/>
              </w:rPr>
              <w:t>0.</w:t>
            </w:r>
            <w:r w:rsidRPr="00FD6E27">
              <w:rPr>
                <w:rFonts w:cstheme="minorHAnsi"/>
                <w:color w:val="000000"/>
              </w:rPr>
              <w:t>650</w:t>
            </w:r>
          </w:p>
        </w:tc>
        <w:tc>
          <w:tcPr>
            <w:tcW w:w="885" w:type="dxa"/>
            <w:tcBorders>
              <w:top w:val="nil"/>
              <w:left w:val="nil"/>
              <w:bottom w:val="nil"/>
              <w:right w:val="nil"/>
            </w:tcBorders>
            <w:shd w:val="clear" w:color="auto" w:fill="auto"/>
            <w:noWrap/>
            <w:vAlign w:val="bottom"/>
            <w:hideMark/>
          </w:tcPr>
          <w:p w14:paraId="6245DCCA" w14:textId="77777777" w:rsidR="000F7F5A" w:rsidRPr="00D3509C" w:rsidRDefault="000F7F5A">
            <w:pPr>
              <w:jc w:val="center"/>
              <w:rPr>
                <w:rFonts w:eastAsia="Myriad Pro Light" w:cstheme="minorHAnsi"/>
                <w:color w:val="000000"/>
              </w:rPr>
            </w:pPr>
            <w:r w:rsidRPr="00FD6E27">
              <w:rPr>
                <w:rFonts w:cstheme="minorHAnsi"/>
                <w:color w:val="000000"/>
              </w:rPr>
              <w:t>0.544</w:t>
            </w:r>
          </w:p>
        </w:tc>
        <w:tc>
          <w:tcPr>
            <w:tcW w:w="1155" w:type="dxa"/>
            <w:tcBorders>
              <w:top w:val="nil"/>
              <w:left w:val="nil"/>
              <w:bottom w:val="nil"/>
              <w:right w:val="nil"/>
            </w:tcBorders>
            <w:shd w:val="clear" w:color="auto" w:fill="auto"/>
            <w:noWrap/>
            <w:vAlign w:val="bottom"/>
            <w:hideMark/>
          </w:tcPr>
          <w:p w14:paraId="2D340AEC" w14:textId="77777777"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01</w:t>
            </w:r>
          </w:p>
        </w:tc>
        <w:tc>
          <w:tcPr>
            <w:tcW w:w="885" w:type="dxa"/>
            <w:tcBorders>
              <w:top w:val="nil"/>
              <w:left w:val="nil"/>
              <w:bottom w:val="nil"/>
              <w:right w:val="nil"/>
            </w:tcBorders>
            <w:shd w:val="clear" w:color="auto" w:fill="auto"/>
            <w:noWrap/>
            <w:vAlign w:val="bottom"/>
            <w:hideMark/>
          </w:tcPr>
          <w:p w14:paraId="4093DBE5" w14:textId="77777777" w:rsidR="000F7F5A" w:rsidRPr="00D3509C" w:rsidRDefault="000F7F5A">
            <w:pPr>
              <w:jc w:val="center"/>
              <w:rPr>
                <w:rFonts w:eastAsia="Myriad Pro Light" w:cstheme="minorHAnsi"/>
                <w:color w:val="000000"/>
              </w:rPr>
            </w:pPr>
            <w:r w:rsidRPr="00FD6E27">
              <w:rPr>
                <w:rFonts w:cstheme="minorHAnsi"/>
                <w:color w:val="000000"/>
              </w:rPr>
              <w:t>0.325</w:t>
            </w:r>
          </w:p>
        </w:tc>
        <w:tc>
          <w:tcPr>
            <w:tcW w:w="1155" w:type="dxa"/>
            <w:tcBorders>
              <w:top w:val="nil"/>
              <w:left w:val="nil"/>
              <w:bottom w:val="nil"/>
              <w:right w:val="nil"/>
            </w:tcBorders>
            <w:shd w:val="clear" w:color="auto" w:fill="auto"/>
            <w:noWrap/>
            <w:vAlign w:val="bottom"/>
            <w:hideMark/>
          </w:tcPr>
          <w:p w14:paraId="0367CA12" w14:textId="77777777"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01</w:t>
            </w:r>
          </w:p>
        </w:tc>
      </w:tr>
      <w:tr w:rsidR="000F7F5A" w:rsidRPr="00DD2201" w14:paraId="2970976F" w14:textId="77777777">
        <w:trPr>
          <w:trHeight w:val="285"/>
          <w:jc w:val="center"/>
        </w:trPr>
        <w:tc>
          <w:tcPr>
            <w:tcW w:w="1020" w:type="dxa"/>
            <w:tcBorders>
              <w:top w:val="nil"/>
              <w:left w:val="nil"/>
              <w:bottom w:val="nil"/>
              <w:right w:val="nil"/>
            </w:tcBorders>
            <w:shd w:val="clear" w:color="auto" w:fill="auto"/>
            <w:noWrap/>
            <w:vAlign w:val="center"/>
            <w:hideMark/>
          </w:tcPr>
          <w:p w14:paraId="397209C2" w14:textId="77777777" w:rsidR="000F7F5A" w:rsidRPr="00D3509C" w:rsidRDefault="000F7F5A">
            <w:pPr>
              <w:jc w:val="center"/>
              <w:rPr>
                <w:rFonts w:eastAsia="Myriad Pro Light" w:cstheme="minorHAnsi"/>
                <w:color w:val="000000"/>
              </w:rPr>
            </w:pPr>
            <w:r w:rsidRPr="00FD6E27">
              <w:rPr>
                <w:rFonts w:eastAsia="Myriad Pro Light" w:cstheme="minorHAnsi"/>
                <w:color w:val="000000"/>
              </w:rPr>
              <w:t>2016</w:t>
            </w:r>
          </w:p>
        </w:tc>
        <w:tc>
          <w:tcPr>
            <w:tcW w:w="885" w:type="dxa"/>
            <w:tcBorders>
              <w:top w:val="nil"/>
              <w:left w:val="nil"/>
              <w:bottom w:val="nil"/>
              <w:right w:val="nil"/>
            </w:tcBorders>
          </w:tcPr>
          <w:p w14:paraId="66ED2925" w14:textId="77777777" w:rsidR="000F7F5A" w:rsidRDefault="000F7F5A">
            <w:pPr>
              <w:jc w:val="center"/>
              <w:rPr>
                <w:rFonts w:eastAsia="Myriad Pro Light" w:cstheme="minorHAnsi"/>
                <w:color w:val="000000"/>
              </w:rPr>
            </w:pPr>
            <w:r w:rsidRPr="00FD6E27">
              <w:rPr>
                <w:rFonts w:eastAsia="Myriad Pro Light" w:cstheme="minorHAnsi"/>
                <w:color w:val="000000"/>
              </w:rPr>
              <w:t>High</w:t>
            </w:r>
          </w:p>
        </w:tc>
        <w:tc>
          <w:tcPr>
            <w:tcW w:w="885" w:type="dxa"/>
            <w:tcBorders>
              <w:top w:val="nil"/>
              <w:left w:val="nil"/>
              <w:bottom w:val="nil"/>
              <w:right w:val="nil"/>
            </w:tcBorders>
            <w:shd w:val="clear" w:color="auto" w:fill="auto"/>
            <w:noWrap/>
            <w:vAlign w:val="bottom"/>
            <w:hideMark/>
          </w:tcPr>
          <w:p w14:paraId="33507032" w14:textId="77777777" w:rsidR="000F7F5A" w:rsidRPr="00D3509C" w:rsidRDefault="000F7F5A">
            <w:pPr>
              <w:jc w:val="center"/>
              <w:rPr>
                <w:rFonts w:eastAsia="Myriad Pro Light" w:cstheme="minorHAnsi"/>
                <w:color w:val="000000"/>
              </w:rPr>
            </w:pPr>
            <w:r w:rsidRPr="00FD6E27">
              <w:rPr>
                <w:rFonts w:cstheme="minorHAnsi"/>
                <w:color w:val="000000"/>
              </w:rPr>
              <w:t>0.146</w:t>
            </w:r>
          </w:p>
        </w:tc>
        <w:tc>
          <w:tcPr>
            <w:tcW w:w="1155" w:type="dxa"/>
            <w:tcBorders>
              <w:top w:val="nil"/>
              <w:left w:val="nil"/>
              <w:bottom w:val="nil"/>
              <w:right w:val="nil"/>
            </w:tcBorders>
            <w:shd w:val="clear" w:color="auto" w:fill="auto"/>
            <w:noWrap/>
            <w:vAlign w:val="bottom"/>
            <w:hideMark/>
          </w:tcPr>
          <w:p w14:paraId="2FECFC64" w14:textId="77777777" w:rsidR="000F7F5A" w:rsidRPr="00D3509C" w:rsidRDefault="000F7F5A">
            <w:pPr>
              <w:jc w:val="center"/>
              <w:rPr>
                <w:rFonts w:eastAsia="Myriad Pro Light" w:cstheme="minorHAnsi"/>
                <w:color w:val="000000"/>
              </w:rPr>
            </w:pPr>
            <w:r>
              <w:rPr>
                <w:rFonts w:cstheme="minorHAnsi"/>
                <w:color w:val="000000"/>
              </w:rPr>
              <w:t>0.0</w:t>
            </w:r>
            <w:r w:rsidRPr="00FD6E27">
              <w:rPr>
                <w:rFonts w:cstheme="minorHAnsi"/>
                <w:color w:val="000000"/>
              </w:rPr>
              <w:t>59</w:t>
            </w:r>
          </w:p>
        </w:tc>
        <w:tc>
          <w:tcPr>
            <w:tcW w:w="885" w:type="dxa"/>
            <w:tcBorders>
              <w:top w:val="nil"/>
              <w:left w:val="nil"/>
              <w:bottom w:val="nil"/>
              <w:right w:val="nil"/>
            </w:tcBorders>
            <w:shd w:val="clear" w:color="auto" w:fill="auto"/>
            <w:noWrap/>
            <w:vAlign w:val="bottom"/>
            <w:hideMark/>
          </w:tcPr>
          <w:p w14:paraId="319B5415" w14:textId="77777777" w:rsidR="000F7F5A" w:rsidRPr="00D3509C" w:rsidRDefault="000F7F5A">
            <w:pPr>
              <w:jc w:val="center"/>
              <w:rPr>
                <w:rFonts w:eastAsia="Myriad Pro Light" w:cstheme="minorHAnsi"/>
                <w:color w:val="000000"/>
              </w:rPr>
            </w:pPr>
            <w:r w:rsidRPr="00FD6E27">
              <w:rPr>
                <w:rFonts w:cstheme="minorHAnsi"/>
                <w:color w:val="000000"/>
              </w:rPr>
              <w:t>0.395</w:t>
            </w:r>
          </w:p>
        </w:tc>
        <w:tc>
          <w:tcPr>
            <w:tcW w:w="1155" w:type="dxa"/>
            <w:tcBorders>
              <w:top w:val="nil"/>
              <w:left w:val="nil"/>
              <w:bottom w:val="nil"/>
              <w:right w:val="nil"/>
            </w:tcBorders>
            <w:shd w:val="clear" w:color="auto" w:fill="auto"/>
            <w:noWrap/>
            <w:vAlign w:val="bottom"/>
            <w:hideMark/>
          </w:tcPr>
          <w:p w14:paraId="2EF5759C" w14:textId="77777777"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02</w:t>
            </w:r>
          </w:p>
        </w:tc>
        <w:tc>
          <w:tcPr>
            <w:tcW w:w="885" w:type="dxa"/>
            <w:tcBorders>
              <w:top w:val="nil"/>
              <w:left w:val="nil"/>
              <w:bottom w:val="nil"/>
              <w:right w:val="nil"/>
            </w:tcBorders>
            <w:shd w:val="clear" w:color="auto" w:fill="auto"/>
            <w:noWrap/>
            <w:vAlign w:val="bottom"/>
            <w:hideMark/>
          </w:tcPr>
          <w:p w14:paraId="19AD9C32" w14:textId="77777777" w:rsidR="000F7F5A" w:rsidRPr="00D3509C" w:rsidRDefault="000F7F5A">
            <w:pPr>
              <w:jc w:val="center"/>
              <w:rPr>
                <w:rFonts w:eastAsia="Myriad Pro Light" w:cstheme="minorHAnsi"/>
                <w:color w:val="000000"/>
              </w:rPr>
            </w:pPr>
            <w:r w:rsidRPr="00FD6E27">
              <w:rPr>
                <w:rFonts w:cstheme="minorHAnsi"/>
                <w:color w:val="000000"/>
              </w:rPr>
              <w:t>0.418</w:t>
            </w:r>
          </w:p>
        </w:tc>
        <w:tc>
          <w:tcPr>
            <w:tcW w:w="1155" w:type="dxa"/>
            <w:tcBorders>
              <w:top w:val="nil"/>
              <w:left w:val="nil"/>
              <w:bottom w:val="nil"/>
              <w:right w:val="nil"/>
            </w:tcBorders>
            <w:shd w:val="clear" w:color="auto" w:fill="auto"/>
            <w:noWrap/>
            <w:vAlign w:val="bottom"/>
            <w:hideMark/>
          </w:tcPr>
          <w:p w14:paraId="344DD852" w14:textId="77777777" w:rsidR="000F7F5A" w:rsidRPr="00D3509C" w:rsidRDefault="000F7F5A">
            <w:pPr>
              <w:jc w:val="center"/>
              <w:rPr>
                <w:rFonts w:eastAsia="Myriad Pro Light" w:cstheme="minorHAnsi"/>
                <w:color w:val="000000"/>
              </w:rPr>
            </w:pPr>
            <w:r w:rsidRPr="00FD6E27">
              <w:rPr>
                <w:rFonts w:cstheme="minorHAnsi"/>
                <w:color w:val="000000"/>
              </w:rPr>
              <w:t>0.0</w:t>
            </w:r>
            <w:r>
              <w:rPr>
                <w:rFonts w:cstheme="minorHAnsi"/>
                <w:color w:val="000000"/>
              </w:rPr>
              <w:t>00</w:t>
            </w:r>
            <w:r w:rsidRPr="00FD6E27">
              <w:rPr>
                <w:rFonts w:cstheme="minorHAnsi"/>
                <w:color w:val="000000"/>
              </w:rPr>
              <w:t>1</w:t>
            </w:r>
          </w:p>
        </w:tc>
      </w:tr>
      <w:tr w:rsidR="000F7F5A" w:rsidRPr="00DD2201" w14:paraId="30182FAB" w14:textId="77777777">
        <w:trPr>
          <w:trHeight w:val="285"/>
          <w:jc w:val="center"/>
        </w:trPr>
        <w:tc>
          <w:tcPr>
            <w:tcW w:w="1020" w:type="dxa"/>
            <w:tcBorders>
              <w:top w:val="nil"/>
              <w:left w:val="nil"/>
              <w:bottom w:val="nil"/>
              <w:right w:val="nil"/>
            </w:tcBorders>
            <w:shd w:val="clear" w:color="auto" w:fill="auto"/>
            <w:noWrap/>
            <w:vAlign w:val="center"/>
            <w:hideMark/>
          </w:tcPr>
          <w:p w14:paraId="5F6E4867" w14:textId="77777777" w:rsidR="000F7F5A" w:rsidRPr="00D3509C" w:rsidRDefault="000F7F5A">
            <w:pPr>
              <w:jc w:val="center"/>
              <w:rPr>
                <w:rFonts w:eastAsia="Myriad Pro Light" w:cstheme="minorHAnsi"/>
                <w:color w:val="000000"/>
              </w:rPr>
            </w:pPr>
            <w:r w:rsidRPr="00FD6E27">
              <w:rPr>
                <w:rFonts w:eastAsia="Myriad Pro Light" w:cstheme="minorHAnsi"/>
                <w:color w:val="000000"/>
              </w:rPr>
              <w:t>2017</w:t>
            </w:r>
          </w:p>
        </w:tc>
        <w:tc>
          <w:tcPr>
            <w:tcW w:w="885" w:type="dxa"/>
            <w:tcBorders>
              <w:top w:val="nil"/>
              <w:left w:val="nil"/>
              <w:bottom w:val="nil"/>
              <w:right w:val="nil"/>
            </w:tcBorders>
          </w:tcPr>
          <w:p w14:paraId="24DC7169" w14:textId="77777777" w:rsidR="000F7F5A" w:rsidRDefault="000F7F5A">
            <w:pPr>
              <w:jc w:val="center"/>
              <w:rPr>
                <w:rFonts w:eastAsia="Myriad Pro Light" w:cstheme="minorHAnsi"/>
                <w:color w:val="000000"/>
              </w:rPr>
            </w:pPr>
            <w:r w:rsidRPr="00FD6E27">
              <w:rPr>
                <w:rFonts w:eastAsia="Myriad Pro Light" w:cstheme="minorHAnsi"/>
                <w:color w:val="000000"/>
              </w:rPr>
              <w:t>Low</w:t>
            </w:r>
          </w:p>
        </w:tc>
        <w:tc>
          <w:tcPr>
            <w:tcW w:w="885" w:type="dxa"/>
            <w:tcBorders>
              <w:top w:val="nil"/>
              <w:left w:val="nil"/>
              <w:bottom w:val="nil"/>
              <w:right w:val="nil"/>
            </w:tcBorders>
            <w:shd w:val="clear" w:color="auto" w:fill="auto"/>
            <w:noWrap/>
            <w:vAlign w:val="bottom"/>
            <w:hideMark/>
          </w:tcPr>
          <w:p w14:paraId="37F78264" w14:textId="77777777" w:rsidR="000F7F5A" w:rsidRPr="00D3509C" w:rsidRDefault="000F7F5A">
            <w:pPr>
              <w:jc w:val="center"/>
              <w:rPr>
                <w:rFonts w:eastAsia="Myriad Pro Light" w:cstheme="minorHAnsi"/>
                <w:color w:val="000000"/>
              </w:rPr>
            </w:pPr>
            <w:r w:rsidRPr="00FD6E27">
              <w:rPr>
                <w:rFonts w:cstheme="minorHAnsi"/>
                <w:color w:val="000000"/>
              </w:rPr>
              <w:t>0.365</w:t>
            </w:r>
          </w:p>
        </w:tc>
        <w:tc>
          <w:tcPr>
            <w:tcW w:w="1155" w:type="dxa"/>
            <w:tcBorders>
              <w:top w:val="nil"/>
              <w:left w:val="nil"/>
              <w:bottom w:val="nil"/>
              <w:right w:val="nil"/>
            </w:tcBorders>
            <w:shd w:val="clear" w:color="auto" w:fill="auto"/>
            <w:noWrap/>
            <w:vAlign w:val="bottom"/>
            <w:hideMark/>
          </w:tcPr>
          <w:p w14:paraId="2D52077A" w14:textId="77777777"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01</w:t>
            </w:r>
          </w:p>
        </w:tc>
        <w:tc>
          <w:tcPr>
            <w:tcW w:w="885" w:type="dxa"/>
            <w:tcBorders>
              <w:top w:val="nil"/>
              <w:left w:val="nil"/>
              <w:bottom w:val="nil"/>
              <w:right w:val="nil"/>
            </w:tcBorders>
            <w:shd w:val="clear" w:color="auto" w:fill="auto"/>
            <w:noWrap/>
            <w:vAlign w:val="bottom"/>
            <w:hideMark/>
          </w:tcPr>
          <w:p w14:paraId="3EF5A24C" w14:textId="77777777" w:rsidR="000F7F5A" w:rsidRPr="00D3509C" w:rsidRDefault="000F7F5A">
            <w:pPr>
              <w:jc w:val="center"/>
              <w:rPr>
                <w:rFonts w:eastAsia="Myriad Pro Light" w:cstheme="minorHAnsi"/>
                <w:color w:val="000000"/>
              </w:rPr>
            </w:pPr>
            <w:r w:rsidRPr="00FD6E27">
              <w:rPr>
                <w:rFonts w:cstheme="minorHAnsi"/>
                <w:color w:val="000000"/>
              </w:rPr>
              <w:t>0.442</w:t>
            </w:r>
          </w:p>
        </w:tc>
        <w:tc>
          <w:tcPr>
            <w:tcW w:w="1155" w:type="dxa"/>
            <w:tcBorders>
              <w:top w:val="nil"/>
              <w:left w:val="nil"/>
              <w:bottom w:val="nil"/>
              <w:right w:val="nil"/>
            </w:tcBorders>
            <w:shd w:val="clear" w:color="auto" w:fill="auto"/>
            <w:noWrap/>
            <w:vAlign w:val="bottom"/>
            <w:hideMark/>
          </w:tcPr>
          <w:p w14:paraId="70600251" w14:textId="77777777"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01</w:t>
            </w:r>
          </w:p>
        </w:tc>
        <w:tc>
          <w:tcPr>
            <w:tcW w:w="885" w:type="dxa"/>
            <w:tcBorders>
              <w:top w:val="nil"/>
              <w:left w:val="nil"/>
              <w:bottom w:val="nil"/>
              <w:right w:val="nil"/>
            </w:tcBorders>
            <w:shd w:val="clear" w:color="auto" w:fill="auto"/>
            <w:noWrap/>
            <w:vAlign w:val="bottom"/>
            <w:hideMark/>
          </w:tcPr>
          <w:p w14:paraId="2E45CCEC" w14:textId="77777777" w:rsidR="000F7F5A" w:rsidRPr="00D3509C" w:rsidRDefault="000F7F5A">
            <w:pPr>
              <w:jc w:val="center"/>
              <w:rPr>
                <w:rFonts w:eastAsia="Myriad Pro Light" w:cstheme="minorHAnsi"/>
                <w:color w:val="000000"/>
              </w:rPr>
            </w:pPr>
            <w:r w:rsidRPr="00FD6E27">
              <w:rPr>
                <w:rFonts w:cstheme="minorHAnsi"/>
                <w:color w:val="000000"/>
              </w:rPr>
              <w:t>0.148</w:t>
            </w:r>
          </w:p>
        </w:tc>
        <w:tc>
          <w:tcPr>
            <w:tcW w:w="1155" w:type="dxa"/>
            <w:tcBorders>
              <w:top w:val="nil"/>
              <w:left w:val="nil"/>
              <w:bottom w:val="nil"/>
              <w:right w:val="nil"/>
            </w:tcBorders>
            <w:shd w:val="clear" w:color="auto" w:fill="auto"/>
            <w:noWrap/>
            <w:vAlign w:val="bottom"/>
            <w:hideMark/>
          </w:tcPr>
          <w:p w14:paraId="46D33800" w14:textId="77777777" w:rsidR="000F7F5A" w:rsidRPr="00D3509C" w:rsidRDefault="000F7F5A">
            <w:pPr>
              <w:jc w:val="center"/>
              <w:rPr>
                <w:rFonts w:eastAsia="Myriad Pro Light" w:cstheme="minorHAnsi"/>
                <w:color w:val="000000"/>
              </w:rPr>
            </w:pPr>
            <w:r>
              <w:rPr>
                <w:rFonts w:cstheme="minorHAnsi"/>
                <w:color w:val="000000"/>
              </w:rPr>
              <w:t>0.0</w:t>
            </w:r>
            <w:r w:rsidRPr="00FD6E27">
              <w:rPr>
                <w:rFonts w:cstheme="minorHAnsi"/>
                <w:color w:val="000000"/>
              </w:rPr>
              <w:t>30</w:t>
            </w:r>
          </w:p>
        </w:tc>
      </w:tr>
      <w:tr w:rsidR="000F7F5A" w:rsidRPr="00DD2201" w14:paraId="45EBAB8A" w14:textId="77777777">
        <w:trPr>
          <w:trHeight w:val="285"/>
          <w:jc w:val="center"/>
        </w:trPr>
        <w:tc>
          <w:tcPr>
            <w:tcW w:w="1020" w:type="dxa"/>
            <w:tcBorders>
              <w:top w:val="nil"/>
              <w:left w:val="nil"/>
              <w:right w:val="nil"/>
            </w:tcBorders>
            <w:shd w:val="clear" w:color="auto" w:fill="auto"/>
            <w:noWrap/>
            <w:vAlign w:val="center"/>
            <w:hideMark/>
          </w:tcPr>
          <w:p w14:paraId="2AE97A88" w14:textId="77777777" w:rsidR="000F7F5A" w:rsidRPr="00D3509C" w:rsidRDefault="000F7F5A">
            <w:pPr>
              <w:jc w:val="center"/>
              <w:rPr>
                <w:rFonts w:eastAsia="Myriad Pro Light" w:cstheme="minorHAnsi"/>
                <w:color w:val="000000"/>
              </w:rPr>
            </w:pPr>
            <w:r w:rsidRPr="00FD6E27">
              <w:rPr>
                <w:rFonts w:eastAsia="Myriad Pro Light" w:cstheme="minorHAnsi"/>
                <w:color w:val="000000"/>
              </w:rPr>
              <w:t>2018</w:t>
            </w:r>
          </w:p>
        </w:tc>
        <w:tc>
          <w:tcPr>
            <w:tcW w:w="885" w:type="dxa"/>
            <w:tcBorders>
              <w:top w:val="nil"/>
              <w:left w:val="nil"/>
              <w:right w:val="nil"/>
            </w:tcBorders>
          </w:tcPr>
          <w:p w14:paraId="5A0E6ADA" w14:textId="77777777" w:rsidR="000F7F5A" w:rsidRDefault="000F7F5A">
            <w:pPr>
              <w:jc w:val="center"/>
              <w:rPr>
                <w:rFonts w:eastAsia="Myriad Pro Light" w:cstheme="minorHAnsi"/>
                <w:color w:val="000000"/>
              </w:rPr>
            </w:pPr>
            <w:r w:rsidRPr="00FD6E27">
              <w:rPr>
                <w:rFonts w:eastAsia="Myriad Pro Light" w:cstheme="minorHAnsi"/>
                <w:color w:val="000000"/>
              </w:rPr>
              <w:t>High</w:t>
            </w:r>
          </w:p>
        </w:tc>
        <w:tc>
          <w:tcPr>
            <w:tcW w:w="885" w:type="dxa"/>
            <w:tcBorders>
              <w:top w:val="nil"/>
              <w:left w:val="nil"/>
              <w:right w:val="nil"/>
            </w:tcBorders>
            <w:shd w:val="clear" w:color="auto" w:fill="auto"/>
            <w:noWrap/>
            <w:vAlign w:val="bottom"/>
            <w:hideMark/>
          </w:tcPr>
          <w:p w14:paraId="762616EB" w14:textId="77777777" w:rsidR="000F7F5A" w:rsidRPr="00D3509C" w:rsidRDefault="000F7F5A">
            <w:pPr>
              <w:jc w:val="center"/>
              <w:rPr>
                <w:rFonts w:eastAsia="Myriad Pro Light" w:cstheme="minorHAnsi"/>
                <w:color w:val="000000"/>
              </w:rPr>
            </w:pPr>
            <w:r w:rsidRPr="00FD6E27">
              <w:rPr>
                <w:rFonts w:cstheme="minorHAnsi"/>
                <w:color w:val="000000"/>
              </w:rPr>
              <w:t>0.217</w:t>
            </w:r>
          </w:p>
        </w:tc>
        <w:tc>
          <w:tcPr>
            <w:tcW w:w="1155" w:type="dxa"/>
            <w:tcBorders>
              <w:top w:val="nil"/>
              <w:left w:val="nil"/>
              <w:right w:val="nil"/>
            </w:tcBorders>
            <w:shd w:val="clear" w:color="auto" w:fill="auto"/>
            <w:noWrap/>
            <w:vAlign w:val="bottom"/>
            <w:hideMark/>
          </w:tcPr>
          <w:p w14:paraId="2E4A1A87" w14:textId="77777777"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04</w:t>
            </w:r>
          </w:p>
        </w:tc>
        <w:tc>
          <w:tcPr>
            <w:tcW w:w="885" w:type="dxa"/>
            <w:tcBorders>
              <w:top w:val="nil"/>
              <w:left w:val="nil"/>
              <w:right w:val="nil"/>
            </w:tcBorders>
            <w:shd w:val="clear" w:color="auto" w:fill="auto"/>
            <w:noWrap/>
            <w:vAlign w:val="bottom"/>
            <w:hideMark/>
          </w:tcPr>
          <w:p w14:paraId="6BE868E9" w14:textId="77777777" w:rsidR="000F7F5A" w:rsidRPr="00D3509C" w:rsidRDefault="000F7F5A">
            <w:pPr>
              <w:jc w:val="center"/>
              <w:rPr>
                <w:rFonts w:eastAsia="Myriad Pro Light" w:cstheme="minorHAnsi"/>
                <w:color w:val="000000"/>
              </w:rPr>
            </w:pPr>
            <w:r w:rsidRPr="00FD6E27">
              <w:rPr>
                <w:rFonts w:cstheme="minorHAnsi"/>
                <w:color w:val="000000"/>
              </w:rPr>
              <w:t>0.246</w:t>
            </w:r>
          </w:p>
        </w:tc>
        <w:tc>
          <w:tcPr>
            <w:tcW w:w="1155" w:type="dxa"/>
            <w:tcBorders>
              <w:top w:val="nil"/>
              <w:left w:val="nil"/>
              <w:right w:val="nil"/>
            </w:tcBorders>
            <w:shd w:val="clear" w:color="auto" w:fill="auto"/>
            <w:noWrap/>
            <w:vAlign w:val="bottom"/>
            <w:hideMark/>
          </w:tcPr>
          <w:p w14:paraId="4E0D9181" w14:textId="77777777"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01</w:t>
            </w:r>
          </w:p>
        </w:tc>
        <w:tc>
          <w:tcPr>
            <w:tcW w:w="885" w:type="dxa"/>
            <w:tcBorders>
              <w:top w:val="nil"/>
              <w:left w:val="nil"/>
              <w:right w:val="nil"/>
            </w:tcBorders>
            <w:shd w:val="clear" w:color="auto" w:fill="auto"/>
            <w:noWrap/>
            <w:vAlign w:val="bottom"/>
            <w:hideMark/>
          </w:tcPr>
          <w:p w14:paraId="7993DA33" w14:textId="77777777" w:rsidR="000F7F5A" w:rsidRPr="00D3509C" w:rsidRDefault="000F7F5A">
            <w:pPr>
              <w:jc w:val="center"/>
              <w:rPr>
                <w:rFonts w:eastAsia="Myriad Pro Light" w:cstheme="minorHAnsi"/>
                <w:color w:val="000000"/>
              </w:rPr>
            </w:pPr>
            <w:r w:rsidRPr="00FD6E27">
              <w:rPr>
                <w:rFonts w:cstheme="minorHAnsi"/>
                <w:color w:val="000000"/>
              </w:rPr>
              <w:t>0.356</w:t>
            </w:r>
          </w:p>
        </w:tc>
        <w:tc>
          <w:tcPr>
            <w:tcW w:w="1155" w:type="dxa"/>
            <w:tcBorders>
              <w:top w:val="nil"/>
              <w:left w:val="nil"/>
              <w:right w:val="nil"/>
            </w:tcBorders>
            <w:shd w:val="clear" w:color="auto" w:fill="auto"/>
            <w:noWrap/>
            <w:vAlign w:val="bottom"/>
            <w:hideMark/>
          </w:tcPr>
          <w:p w14:paraId="3826DCA6" w14:textId="77777777"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01</w:t>
            </w:r>
          </w:p>
        </w:tc>
      </w:tr>
      <w:tr w:rsidR="000F7F5A" w:rsidRPr="00DD2201" w14:paraId="4A11AF20" w14:textId="77777777">
        <w:trPr>
          <w:trHeight w:val="285"/>
          <w:jc w:val="center"/>
        </w:trPr>
        <w:tc>
          <w:tcPr>
            <w:tcW w:w="1020" w:type="dxa"/>
            <w:tcBorders>
              <w:top w:val="nil"/>
              <w:left w:val="nil"/>
              <w:bottom w:val="single" w:sz="4" w:space="0" w:color="auto"/>
              <w:right w:val="nil"/>
            </w:tcBorders>
            <w:shd w:val="clear" w:color="auto" w:fill="auto"/>
            <w:noWrap/>
            <w:vAlign w:val="center"/>
            <w:hideMark/>
          </w:tcPr>
          <w:p w14:paraId="7D20A1CC" w14:textId="77777777" w:rsidR="000F7F5A" w:rsidRPr="00D3509C" w:rsidRDefault="000F7F5A">
            <w:pPr>
              <w:jc w:val="center"/>
              <w:rPr>
                <w:rFonts w:eastAsia="Myriad Pro Light" w:cstheme="minorHAnsi"/>
                <w:color w:val="000000"/>
              </w:rPr>
            </w:pPr>
            <w:r w:rsidRPr="00FD6E27">
              <w:rPr>
                <w:rFonts w:eastAsia="Myriad Pro Light" w:cstheme="minorHAnsi"/>
                <w:color w:val="000000"/>
              </w:rPr>
              <w:t>2019</w:t>
            </w:r>
          </w:p>
        </w:tc>
        <w:tc>
          <w:tcPr>
            <w:tcW w:w="885" w:type="dxa"/>
            <w:tcBorders>
              <w:top w:val="nil"/>
              <w:left w:val="nil"/>
              <w:bottom w:val="single" w:sz="4" w:space="0" w:color="auto"/>
              <w:right w:val="nil"/>
            </w:tcBorders>
          </w:tcPr>
          <w:p w14:paraId="67EC190D" w14:textId="77777777" w:rsidR="000F7F5A" w:rsidRDefault="000F7F5A">
            <w:pPr>
              <w:jc w:val="center"/>
              <w:rPr>
                <w:rFonts w:eastAsia="Myriad Pro Light" w:cstheme="minorHAnsi"/>
                <w:color w:val="000000"/>
              </w:rPr>
            </w:pPr>
            <w:r w:rsidRPr="00FD6E27">
              <w:rPr>
                <w:rFonts w:eastAsia="Myriad Pro Light" w:cstheme="minorHAnsi"/>
                <w:color w:val="000000"/>
              </w:rPr>
              <w:t>High</w:t>
            </w:r>
          </w:p>
        </w:tc>
        <w:tc>
          <w:tcPr>
            <w:tcW w:w="885" w:type="dxa"/>
            <w:tcBorders>
              <w:top w:val="nil"/>
              <w:left w:val="nil"/>
              <w:bottom w:val="single" w:sz="4" w:space="0" w:color="auto"/>
              <w:right w:val="nil"/>
            </w:tcBorders>
            <w:shd w:val="clear" w:color="auto" w:fill="auto"/>
            <w:noWrap/>
            <w:vAlign w:val="bottom"/>
            <w:hideMark/>
          </w:tcPr>
          <w:p w14:paraId="6789F0FF" w14:textId="77777777" w:rsidR="000F7F5A" w:rsidRPr="00D3509C" w:rsidRDefault="000F7F5A">
            <w:pPr>
              <w:jc w:val="center"/>
              <w:rPr>
                <w:rFonts w:eastAsia="Myriad Pro Light" w:cstheme="minorHAnsi"/>
                <w:color w:val="000000"/>
              </w:rPr>
            </w:pPr>
            <w:r w:rsidRPr="00FD6E27">
              <w:rPr>
                <w:rFonts w:cstheme="minorHAnsi"/>
                <w:color w:val="000000"/>
              </w:rPr>
              <w:t>0.149</w:t>
            </w:r>
          </w:p>
        </w:tc>
        <w:tc>
          <w:tcPr>
            <w:tcW w:w="1155" w:type="dxa"/>
            <w:tcBorders>
              <w:top w:val="nil"/>
              <w:left w:val="nil"/>
              <w:bottom w:val="single" w:sz="4" w:space="0" w:color="auto"/>
              <w:right w:val="nil"/>
            </w:tcBorders>
            <w:shd w:val="clear" w:color="auto" w:fill="auto"/>
            <w:noWrap/>
            <w:vAlign w:val="bottom"/>
            <w:hideMark/>
          </w:tcPr>
          <w:p w14:paraId="31EF4858" w14:textId="77777777" w:rsidR="000F7F5A" w:rsidRPr="00D3509C" w:rsidRDefault="000F7F5A">
            <w:pPr>
              <w:jc w:val="center"/>
              <w:rPr>
                <w:rFonts w:eastAsia="Myriad Pro Light" w:cstheme="minorHAnsi"/>
                <w:color w:val="000000"/>
              </w:rPr>
            </w:pPr>
            <w:r>
              <w:rPr>
                <w:rFonts w:cstheme="minorHAnsi"/>
                <w:color w:val="000000"/>
              </w:rPr>
              <w:t>0.0</w:t>
            </w:r>
            <w:r w:rsidRPr="00FD6E27">
              <w:rPr>
                <w:rFonts w:cstheme="minorHAnsi"/>
                <w:color w:val="000000"/>
              </w:rPr>
              <w:t>62</w:t>
            </w:r>
          </w:p>
        </w:tc>
        <w:tc>
          <w:tcPr>
            <w:tcW w:w="885" w:type="dxa"/>
            <w:tcBorders>
              <w:top w:val="nil"/>
              <w:left w:val="nil"/>
              <w:bottom w:val="single" w:sz="4" w:space="0" w:color="auto"/>
              <w:right w:val="nil"/>
            </w:tcBorders>
            <w:shd w:val="clear" w:color="auto" w:fill="auto"/>
            <w:noWrap/>
            <w:vAlign w:val="bottom"/>
            <w:hideMark/>
          </w:tcPr>
          <w:p w14:paraId="43B72C6A" w14:textId="77777777" w:rsidR="000F7F5A" w:rsidRPr="00D3509C" w:rsidRDefault="000F7F5A">
            <w:pPr>
              <w:jc w:val="center"/>
              <w:rPr>
                <w:rFonts w:eastAsia="Myriad Pro Light" w:cstheme="minorHAnsi"/>
                <w:color w:val="000000"/>
              </w:rPr>
            </w:pPr>
            <w:r w:rsidRPr="00FD6E27">
              <w:rPr>
                <w:rFonts w:cstheme="minorHAnsi"/>
                <w:color w:val="000000"/>
              </w:rPr>
              <w:t>0.184</w:t>
            </w:r>
          </w:p>
        </w:tc>
        <w:tc>
          <w:tcPr>
            <w:tcW w:w="1155" w:type="dxa"/>
            <w:tcBorders>
              <w:top w:val="nil"/>
              <w:left w:val="nil"/>
              <w:bottom w:val="single" w:sz="4" w:space="0" w:color="auto"/>
              <w:right w:val="nil"/>
            </w:tcBorders>
            <w:shd w:val="clear" w:color="auto" w:fill="auto"/>
            <w:noWrap/>
            <w:vAlign w:val="bottom"/>
            <w:hideMark/>
          </w:tcPr>
          <w:p w14:paraId="652FAD2E" w14:textId="77777777" w:rsidR="000F7F5A" w:rsidRPr="00D3509C" w:rsidRDefault="000F7F5A">
            <w:pPr>
              <w:jc w:val="center"/>
              <w:rPr>
                <w:rFonts w:eastAsia="Myriad Pro Light" w:cstheme="minorHAnsi"/>
                <w:color w:val="000000"/>
              </w:rPr>
            </w:pPr>
            <w:r>
              <w:rPr>
                <w:rFonts w:cstheme="minorHAnsi"/>
                <w:color w:val="000000"/>
              </w:rPr>
              <w:t>0.0</w:t>
            </w:r>
            <w:r w:rsidRPr="00FD6E27">
              <w:rPr>
                <w:rFonts w:cstheme="minorHAnsi"/>
                <w:color w:val="000000"/>
              </w:rPr>
              <w:t>26</w:t>
            </w:r>
          </w:p>
        </w:tc>
        <w:tc>
          <w:tcPr>
            <w:tcW w:w="885" w:type="dxa"/>
            <w:tcBorders>
              <w:top w:val="nil"/>
              <w:left w:val="nil"/>
              <w:bottom w:val="single" w:sz="4" w:space="0" w:color="auto"/>
              <w:right w:val="nil"/>
            </w:tcBorders>
            <w:shd w:val="clear" w:color="auto" w:fill="auto"/>
            <w:noWrap/>
            <w:vAlign w:val="bottom"/>
            <w:hideMark/>
          </w:tcPr>
          <w:p w14:paraId="7113B345" w14:textId="77777777" w:rsidR="000F7F5A" w:rsidRPr="00D3509C" w:rsidRDefault="000F7F5A">
            <w:pPr>
              <w:jc w:val="center"/>
              <w:rPr>
                <w:rFonts w:eastAsia="Myriad Pro Light" w:cstheme="minorHAnsi"/>
                <w:color w:val="000000"/>
              </w:rPr>
            </w:pPr>
            <w:r w:rsidRPr="00FD6E27">
              <w:rPr>
                <w:rFonts w:cstheme="minorHAnsi"/>
                <w:color w:val="000000"/>
              </w:rPr>
              <w:t>0.503</w:t>
            </w:r>
          </w:p>
        </w:tc>
        <w:tc>
          <w:tcPr>
            <w:tcW w:w="1155" w:type="dxa"/>
            <w:tcBorders>
              <w:top w:val="nil"/>
              <w:left w:val="nil"/>
              <w:bottom w:val="single" w:sz="4" w:space="0" w:color="auto"/>
              <w:right w:val="nil"/>
            </w:tcBorders>
            <w:shd w:val="clear" w:color="auto" w:fill="auto"/>
            <w:noWrap/>
            <w:vAlign w:val="bottom"/>
            <w:hideMark/>
          </w:tcPr>
          <w:p w14:paraId="1BD15E0C" w14:textId="1A5FE9CF" w:rsidR="000F7F5A" w:rsidRPr="00D3509C" w:rsidRDefault="000F7F5A">
            <w:pPr>
              <w:jc w:val="center"/>
              <w:rPr>
                <w:rFonts w:eastAsia="Myriad Pro Light" w:cstheme="minorHAnsi"/>
                <w:color w:val="000000"/>
              </w:rPr>
            </w:pPr>
            <w:r w:rsidRPr="00FD6E27">
              <w:rPr>
                <w:rFonts w:cstheme="minorHAnsi"/>
                <w:color w:val="000000"/>
              </w:rPr>
              <w:t>0.</w:t>
            </w:r>
            <w:r>
              <w:rPr>
                <w:rFonts w:cstheme="minorHAnsi"/>
                <w:color w:val="000000"/>
              </w:rPr>
              <w:t>00</w:t>
            </w:r>
            <w:r w:rsidRPr="00FD6E27">
              <w:rPr>
                <w:rFonts w:cstheme="minorHAnsi"/>
                <w:color w:val="000000"/>
              </w:rPr>
              <w:t>02</w:t>
            </w:r>
            <w:commentRangeEnd w:id="68"/>
            <w:r w:rsidR="00540C7B">
              <w:rPr>
                <w:rStyle w:val="CommentReference"/>
              </w:rPr>
              <w:commentReference w:id="68"/>
            </w:r>
          </w:p>
        </w:tc>
      </w:tr>
    </w:tbl>
    <w:p w14:paraId="13BB4CAF" w14:textId="7D5B4BD5" w:rsidR="000F7F5A" w:rsidRDefault="000F7F5A" w:rsidP="000F7F5A"/>
    <w:p w14:paraId="5D16D3E3" w14:textId="77777777" w:rsidR="00B15DFC" w:rsidRDefault="13A0056A" w:rsidP="00B15DFC">
      <w:pPr>
        <w:keepNext/>
      </w:pPr>
      <w:commentRangeStart w:id="69"/>
      <w:r>
        <w:rPr>
          <w:noProof/>
        </w:rPr>
        <w:lastRenderedPageBreak/>
        <w:drawing>
          <wp:inline distT="0" distB="0" distL="0" distR="0" wp14:anchorId="0485C1A1" wp14:editId="59ECA625">
            <wp:extent cx="2638053" cy="6276976"/>
            <wp:effectExtent l="0" t="0" r="0" b="0"/>
            <wp:docPr id="1042854850" name="Picture 10428548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854850"/>
                    <pic:cNvPicPr/>
                  </pic:nvPicPr>
                  <pic:blipFill>
                    <a:blip r:embed="rId21">
                      <a:extLst>
                        <a:ext uri="{28A0092B-C50C-407E-A947-70E740481C1C}">
                          <a14:useLocalDpi xmlns:a14="http://schemas.microsoft.com/office/drawing/2010/main" val="0"/>
                        </a:ext>
                      </a:extLst>
                    </a:blip>
                    <a:stretch>
                      <a:fillRect/>
                    </a:stretch>
                  </pic:blipFill>
                  <pic:spPr>
                    <a:xfrm>
                      <a:off x="0" y="0"/>
                      <a:ext cx="2638053" cy="6276976"/>
                    </a:xfrm>
                    <a:prstGeom prst="rect">
                      <a:avLst/>
                    </a:prstGeom>
                  </pic:spPr>
                </pic:pic>
              </a:graphicData>
            </a:graphic>
          </wp:inline>
        </w:drawing>
      </w:r>
      <w:commentRangeEnd w:id="69"/>
      <w:r w:rsidR="00D91E6E">
        <w:rPr>
          <w:rStyle w:val="CommentReference"/>
        </w:rPr>
        <w:commentReference w:id="69"/>
      </w:r>
    </w:p>
    <w:p w14:paraId="2B7E3430" w14:textId="7B4F9296" w:rsidR="00077040" w:rsidRPr="000F7F5A" w:rsidRDefault="00B15DFC" w:rsidP="00B15DFC">
      <w:pPr>
        <w:pStyle w:val="Caption"/>
      </w:pPr>
      <w:r>
        <w:t xml:space="preserve">Figure </w:t>
      </w:r>
      <w:fldSimple w:instr=" SEQ Figure \* ARABIC ">
        <w:r w:rsidR="00046A56">
          <w:rPr>
            <w:noProof/>
          </w:rPr>
          <w:t>9</w:t>
        </w:r>
      </w:fldSimple>
      <w:r>
        <w:t xml:space="preserve">. </w:t>
      </w:r>
      <w:r w:rsidRPr="005C2D90">
        <w:t>Non-metric multidimensional scaling plot of phytoplankton communities from all years (2014—2019) before, during, and after flow pulse, colored by region (upstream, downstream).</w:t>
      </w:r>
    </w:p>
    <w:p w14:paraId="3722B0D5" w14:textId="77777777" w:rsidR="006D41CE" w:rsidRDefault="006D41CE">
      <w:pPr>
        <w:rPr>
          <w:rFonts w:asciiTheme="majorHAnsi" w:eastAsiaTheme="majorEastAsia" w:hAnsiTheme="majorHAnsi" w:cstheme="majorBidi"/>
          <w:color w:val="1F3763" w:themeColor="accent1" w:themeShade="7F"/>
          <w:sz w:val="24"/>
          <w:szCs w:val="24"/>
        </w:rPr>
      </w:pPr>
      <w:r>
        <w:br w:type="page"/>
      </w:r>
    </w:p>
    <w:p w14:paraId="0BC81962" w14:textId="37AB066F" w:rsidR="00B12F21" w:rsidRDefault="00B12F21" w:rsidP="00B12F21">
      <w:pPr>
        <w:pStyle w:val="Heading3"/>
      </w:pPr>
      <w:r>
        <w:lastRenderedPageBreak/>
        <w:t>Zooplankton</w:t>
      </w:r>
    </w:p>
    <w:p w14:paraId="6A1F4572" w14:textId="77777777" w:rsidR="006D41CE" w:rsidRPr="006D41CE" w:rsidRDefault="006D41CE" w:rsidP="006D41CE"/>
    <w:p w14:paraId="09B2FD8E" w14:textId="4E0FDA2C" w:rsidR="006D41CE" w:rsidRDefault="00F041D4" w:rsidP="006D41CE">
      <w:r>
        <w:rPr>
          <w:noProof/>
        </w:rPr>
        <mc:AlternateContent>
          <mc:Choice Requires="wps">
            <w:drawing>
              <wp:anchor distT="0" distB="0" distL="114300" distR="114300" simplePos="0" relativeHeight="251658241" behindDoc="0" locked="0" layoutInCell="1" allowOverlap="1" wp14:anchorId="239BEE3E" wp14:editId="232E8CA8">
                <wp:simplePos x="0" y="0"/>
                <wp:positionH relativeFrom="column">
                  <wp:posOffset>-283210</wp:posOffset>
                </wp:positionH>
                <wp:positionV relativeFrom="paragraph">
                  <wp:posOffset>3987165</wp:posOffset>
                </wp:positionV>
                <wp:extent cx="591248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12485" cy="635"/>
                        </a:xfrm>
                        <a:prstGeom prst="rect">
                          <a:avLst/>
                        </a:prstGeom>
                        <a:solidFill>
                          <a:prstClr val="white"/>
                        </a:solidFill>
                        <a:ln>
                          <a:noFill/>
                        </a:ln>
                      </wps:spPr>
                      <wps:txbx>
                        <w:txbxContent>
                          <w:p w14:paraId="7028A0AC" w14:textId="14294811" w:rsidR="007A5427" w:rsidRPr="005A74BB" w:rsidRDefault="007A5427" w:rsidP="007A5427">
                            <w:pPr>
                              <w:pStyle w:val="Caption"/>
                              <w:rPr>
                                <w:noProof/>
                              </w:rPr>
                            </w:pPr>
                            <w:r>
                              <w:t xml:space="preserve">Figure </w:t>
                            </w:r>
                            <w:fldSimple w:instr=" SEQ Figure \* ARABIC ">
                              <w:r w:rsidR="00046A56">
                                <w:rPr>
                                  <w:noProof/>
                                </w:rPr>
                                <w:t>10</w:t>
                              </w:r>
                            </w:fldSimple>
                            <w:r>
                              <w:t xml:space="preserve">. </w:t>
                            </w:r>
                            <w:r w:rsidRPr="00865997">
                              <w:t>Box plot showing quartiles of total zooplankton CPUE in the Upstream and Downstream regions of the study area before, during, and after the flow pulses.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9BEE3E" id="_x0000_t202" coordsize="21600,21600" o:spt="202" path="m,l,21600r21600,l21600,xe">
                <v:stroke joinstyle="miter"/>
                <v:path gradientshapeok="t" o:connecttype="rect"/>
              </v:shapetype>
              <v:shape id="Text Box 9" o:spid="_x0000_s1026" type="#_x0000_t202" style="position:absolute;margin-left:-22.3pt;margin-top:313.95pt;width:465.5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vf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3WT66XbGmaTczcd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" stroked="f">
                <v:textbox style="mso-fit-shape-to-text:t" inset="0,0,0,0">
                  <w:txbxContent>
                    <w:p w14:paraId="7028A0AC" w14:textId="14294811" w:rsidR="007A5427" w:rsidRPr="005A74BB" w:rsidRDefault="007A5427" w:rsidP="007A5427">
                      <w:pPr>
                        <w:pStyle w:val="Caption"/>
                        <w:rPr>
                          <w:noProof/>
                        </w:rPr>
                      </w:pPr>
                      <w:r>
                        <w:t xml:space="preserve">Figure </w:t>
                      </w:r>
                      <w:fldSimple w:instr=" SEQ Figure \* ARABIC ">
                        <w:r w:rsidR="00046A56">
                          <w:rPr>
                            <w:noProof/>
                          </w:rPr>
                          <w:t>10</w:t>
                        </w:r>
                      </w:fldSimple>
                      <w:r>
                        <w:t xml:space="preserve">. </w:t>
                      </w:r>
                      <w:r w:rsidRPr="00865997">
                        <w:t>Box plot showing quartiles of total zooplankton CPUE in the Upstream and Downstream regions of the study area before, during, and after the flow pulses.</w:t>
                      </w:r>
                    </w:p>
                  </w:txbxContent>
                </v:textbox>
                <w10:wrap type="square"/>
              </v:shape>
            </w:pict>
          </mc:Fallback>
        </mc:AlternateContent>
      </w:r>
      <w:r w:rsidR="0097088D">
        <w:rPr>
          <w:noProof/>
        </w:rPr>
        <w:drawing>
          <wp:anchor distT="0" distB="0" distL="114300" distR="114300" simplePos="0" relativeHeight="251658240" behindDoc="0" locked="0" layoutInCell="1" allowOverlap="1" wp14:anchorId="1CF5CBA0" wp14:editId="50264519">
            <wp:simplePos x="0" y="0"/>
            <wp:positionH relativeFrom="margin">
              <wp:posOffset>-171450</wp:posOffset>
            </wp:positionH>
            <wp:positionV relativeFrom="paragraph">
              <wp:posOffset>0</wp:posOffset>
            </wp:positionV>
            <wp:extent cx="5912485" cy="3941445"/>
            <wp:effectExtent l="0" t="0" r="0" b="1905"/>
            <wp:wrapSquare wrapText="bothSides"/>
            <wp:docPr id="262970485" name="Picture 26297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06492" name="Picture 68980649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12485" cy="3941445"/>
                    </a:xfrm>
                    <a:prstGeom prst="rect">
                      <a:avLst/>
                    </a:prstGeom>
                    <a:noFill/>
                    <a:ln>
                      <a:noFill/>
                    </a:ln>
                  </pic:spPr>
                </pic:pic>
              </a:graphicData>
            </a:graphic>
            <wp14:sizeRelV relativeFrom="margin">
              <wp14:pctHeight>0</wp14:pctHeight>
            </wp14:sizeRelV>
          </wp:anchor>
        </w:drawing>
      </w:r>
      <w:commentRangeStart w:id="70"/>
      <w:commentRangeEnd w:id="70"/>
      <w:r w:rsidR="00342867">
        <w:rPr>
          <w:rStyle w:val="CommentReference"/>
        </w:rPr>
        <w:commentReference w:id="70"/>
      </w:r>
    </w:p>
    <w:p w14:paraId="32B5F0BA" w14:textId="77777777" w:rsidR="006D41CE" w:rsidRDefault="006D41CE" w:rsidP="006D41CE">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w:t>
      </w:r>
      <w:r w:rsidRPr="00A67089">
        <w:t xml:space="preserve">ANOVA test of effects and interactions of region, year, and sample period, with station as a random effect, on </w:t>
      </w:r>
      <w:r>
        <w:t>total zooplankton</w:t>
      </w:r>
      <w:r w:rsidRPr="00A67089">
        <w:t xml:space="preserve"> (nauplii excluded) </w:t>
      </w:r>
      <w:proofErr w:type="gramStart"/>
      <w:r w:rsidRPr="00A67089">
        <w:t>CPUE</w:t>
      </w:r>
      <w:proofErr w:type="gramEnd"/>
    </w:p>
    <w:tbl>
      <w:tblPr>
        <w:tblStyle w:val="TableGrid"/>
        <w:tblW w:w="0" w:type="auto"/>
        <w:tblLook w:val="04A0" w:firstRow="1" w:lastRow="0" w:firstColumn="1" w:lastColumn="0" w:noHBand="0" w:noVBand="1"/>
      </w:tblPr>
      <w:tblGrid>
        <w:gridCol w:w="3119"/>
        <w:gridCol w:w="1802"/>
        <w:gridCol w:w="571"/>
        <w:gridCol w:w="1512"/>
        <w:gridCol w:w="1515"/>
      </w:tblGrid>
      <w:tr w:rsidR="006D41CE" w:rsidRPr="006D41CE" w14:paraId="347054F6" w14:textId="77777777" w:rsidTr="00EF2FF3">
        <w:trPr>
          <w:trHeight w:val="303"/>
        </w:trPr>
        <w:tc>
          <w:tcPr>
            <w:tcW w:w="8519" w:type="dxa"/>
            <w:gridSpan w:val="5"/>
            <w:noWrap/>
          </w:tcPr>
          <w:p w14:paraId="08E0D5A2" w14:textId="77777777" w:rsidR="006D41CE" w:rsidRPr="006D41CE" w:rsidRDefault="006D41CE" w:rsidP="00EF2FF3">
            <w:r w:rsidRPr="006D41CE">
              <w:rPr>
                <w:sz w:val="18"/>
                <w:szCs w:val="18"/>
              </w:rPr>
              <w:t xml:space="preserve">model4.1 &lt;- </w:t>
            </w:r>
            <w:proofErr w:type="spellStart"/>
            <w:r w:rsidRPr="006D41CE">
              <w:rPr>
                <w:sz w:val="18"/>
                <w:szCs w:val="18"/>
              </w:rPr>
              <w:t>lmer</w:t>
            </w:r>
            <w:proofErr w:type="spellEnd"/>
            <w:r w:rsidRPr="006D41CE">
              <w:rPr>
                <w:sz w:val="18"/>
                <w:szCs w:val="18"/>
              </w:rPr>
              <w:t>(log(</w:t>
            </w:r>
            <w:proofErr w:type="spellStart"/>
            <w:r w:rsidRPr="006D41CE">
              <w:rPr>
                <w:sz w:val="18"/>
                <w:szCs w:val="18"/>
              </w:rPr>
              <w:t>cpue</w:t>
            </w:r>
            <w:proofErr w:type="spellEnd"/>
            <w:r w:rsidRPr="006D41CE">
              <w:rPr>
                <w:sz w:val="18"/>
                <w:szCs w:val="18"/>
              </w:rPr>
              <w:t>) ~ Regions2*Year+Year*SamplePeriod+SamplePeriod*Regions2+(1|StationCode</w:t>
            </w:r>
            <w:proofErr w:type="gramStart"/>
            <w:r w:rsidRPr="006D41CE">
              <w:rPr>
                <w:sz w:val="18"/>
                <w:szCs w:val="18"/>
              </w:rPr>
              <w:t>),data</w:t>
            </w:r>
            <w:proofErr w:type="gramEnd"/>
            <w:r w:rsidRPr="006D41CE">
              <w:rPr>
                <w:sz w:val="18"/>
                <w:szCs w:val="18"/>
              </w:rPr>
              <w:t xml:space="preserve"> = zoopNDFA7,REML = TRUE)</w:t>
            </w:r>
          </w:p>
        </w:tc>
      </w:tr>
      <w:tr w:rsidR="006D41CE" w:rsidRPr="006D41CE" w14:paraId="19C06653" w14:textId="77777777" w:rsidTr="00EF2FF3">
        <w:trPr>
          <w:trHeight w:val="303"/>
        </w:trPr>
        <w:tc>
          <w:tcPr>
            <w:tcW w:w="3119" w:type="dxa"/>
            <w:noWrap/>
            <w:hideMark/>
          </w:tcPr>
          <w:p w14:paraId="5478222E" w14:textId="77777777" w:rsidR="006D41CE" w:rsidRPr="006D41CE" w:rsidRDefault="006D41CE" w:rsidP="00EF2FF3"/>
        </w:tc>
        <w:tc>
          <w:tcPr>
            <w:tcW w:w="1802" w:type="dxa"/>
            <w:noWrap/>
            <w:hideMark/>
          </w:tcPr>
          <w:p w14:paraId="1FC41D1F" w14:textId="77777777" w:rsidR="006D41CE" w:rsidRPr="006D41CE" w:rsidRDefault="006D41CE" w:rsidP="00EF2FF3">
            <w:r w:rsidRPr="006D41CE">
              <w:t xml:space="preserve">           F</w:t>
            </w:r>
          </w:p>
        </w:tc>
        <w:tc>
          <w:tcPr>
            <w:tcW w:w="571" w:type="dxa"/>
            <w:noWrap/>
            <w:hideMark/>
          </w:tcPr>
          <w:p w14:paraId="419E0301" w14:textId="77777777" w:rsidR="006D41CE" w:rsidRPr="006D41CE" w:rsidRDefault="006D41CE" w:rsidP="00EF2FF3">
            <w:proofErr w:type="spellStart"/>
            <w:r>
              <w:t>D</w:t>
            </w:r>
            <w:r w:rsidRPr="006D41CE">
              <w:t>f</w:t>
            </w:r>
            <w:proofErr w:type="spellEnd"/>
          </w:p>
        </w:tc>
        <w:tc>
          <w:tcPr>
            <w:tcW w:w="1512" w:type="dxa"/>
            <w:noWrap/>
            <w:hideMark/>
          </w:tcPr>
          <w:p w14:paraId="65E627E9" w14:textId="77777777" w:rsidR="006D41CE" w:rsidRPr="006D41CE" w:rsidRDefault="006D41CE" w:rsidP="00EF2FF3">
            <w:r w:rsidRPr="006D41CE">
              <w:t xml:space="preserve">    Df.res</w:t>
            </w:r>
          </w:p>
        </w:tc>
        <w:tc>
          <w:tcPr>
            <w:tcW w:w="1515" w:type="dxa"/>
            <w:noWrap/>
            <w:hideMark/>
          </w:tcPr>
          <w:p w14:paraId="4995FAB9" w14:textId="77777777" w:rsidR="006D41CE" w:rsidRPr="006D41CE" w:rsidRDefault="006D41CE" w:rsidP="00EF2FF3">
            <w:r w:rsidRPr="006D41CE">
              <w:t xml:space="preserve">    </w:t>
            </w:r>
            <w:proofErr w:type="spellStart"/>
            <w:r w:rsidRPr="006D41CE">
              <w:t>Pr</w:t>
            </w:r>
            <w:proofErr w:type="spellEnd"/>
            <w:r w:rsidRPr="006D41CE">
              <w:t>(&gt;F)</w:t>
            </w:r>
          </w:p>
        </w:tc>
      </w:tr>
      <w:tr w:rsidR="006D41CE" w:rsidRPr="006D41CE" w14:paraId="3D53690B" w14:textId="77777777" w:rsidTr="00EF2FF3">
        <w:trPr>
          <w:trHeight w:val="303"/>
        </w:trPr>
        <w:tc>
          <w:tcPr>
            <w:tcW w:w="3119" w:type="dxa"/>
            <w:noWrap/>
            <w:hideMark/>
          </w:tcPr>
          <w:p w14:paraId="05222CD6" w14:textId="77777777" w:rsidR="006D41CE" w:rsidRPr="006D41CE" w:rsidRDefault="006D41CE" w:rsidP="00EF2FF3">
            <w:r w:rsidRPr="006D41CE">
              <w:t>(</w:t>
            </w:r>
            <w:proofErr w:type="gramStart"/>
            <w:r w:rsidRPr="006D41CE">
              <w:t xml:space="preserve">Intercept)   </w:t>
            </w:r>
            <w:proofErr w:type="gramEnd"/>
            <w:r w:rsidRPr="006D41CE">
              <w:t xml:space="preserve">        </w:t>
            </w:r>
          </w:p>
        </w:tc>
        <w:tc>
          <w:tcPr>
            <w:tcW w:w="1802" w:type="dxa"/>
            <w:noWrap/>
            <w:hideMark/>
          </w:tcPr>
          <w:p w14:paraId="0B1EC771" w14:textId="77777777" w:rsidR="006D41CE" w:rsidRPr="006D41CE" w:rsidRDefault="006D41CE" w:rsidP="00EF2FF3">
            <w:r w:rsidRPr="006D41CE">
              <w:t>411.5105456</w:t>
            </w:r>
          </w:p>
        </w:tc>
        <w:tc>
          <w:tcPr>
            <w:tcW w:w="571" w:type="dxa"/>
            <w:noWrap/>
            <w:hideMark/>
          </w:tcPr>
          <w:p w14:paraId="36D5E848" w14:textId="77777777" w:rsidR="006D41CE" w:rsidRPr="006D41CE" w:rsidRDefault="006D41CE" w:rsidP="00EF2FF3">
            <w:r w:rsidRPr="006D41CE">
              <w:t>1</w:t>
            </w:r>
          </w:p>
        </w:tc>
        <w:tc>
          <w:tcPr>
            <w:tcW w:w="1512" w:type="dxa"/>
            <w:noWrap/>
            <w:hideMark/>
          </w:tcPr>
          <w:p w14:paraId="473CEEC4" w14:textId="77777777" w:rsidR="006D41CE" w:rsidRPr="006D41CE" w:rsidRDefault="006D41CE" w:rsidP="00EF2FF3">
            <w:r w:rsidRPr="006D41CE">
              <w:t>52.14769</w:t>
            </w:r>
          </w:p>
        </w:tc>
        <w:tc>
          <w:tcPr>
            <w:tcW w:w="1515" w:type="dxa"/>
            <w:noWrap/>
            <w:hideMark/>
          </w:tcPr>
          <w:p w14:paraId="07A0C287" w14:textId="77777777" w:rsidR="006D41CE" w:rsidRPr="006D41CE" w:rsidRDefault="006D41CE" w:rsidP="00EF2FF3">
            <w:r w:rsidRPr="006D41CE">
              <w:t>0</w:t>
            </w:r>
          </w:p>
        </w:tc>
      </w:tr>
      <w:tr w:rsidR="006D41CE" w:rsidRPr="006D41CE" w14:paraId="148E8E51" w14:textId="77777777" w:rsidTr="00EF2FF3">
        <w:trPr>
          <w:trHeight w:val="303"/>
        </w:trPr>
        <w:tc>
          <w:tcPr>
            <w:tcW w:w="3119" w:type="dxa"/>
            <w:noWrap/>
            <w:hideMark/>
          </w:tcPr>
          <w:p w14:paraId="43F1A715" w14:textId="77777777" w:rsidR="006D41CE" w:rsidRPr="006D41CE" w:rsidRDefault="006D41CE" w:rsidP="00EF2FF3">
            <w:r w:rsidRPr="006D41CE">
              <w:t xml:space="preserve">Regions2              </w:t>
            </w:r>
          </w:p>
        </w:tc>
        <w:tc>
          <w:tcPr>
            <w:tcW w:w="1802" w:type="dxa"/>
            <w:noWrap/>
            <w:hideMark/>
          </w:tcPr>
          <w:p w14:paraId="28A3B389" w14:textId="77777777" w:rsidR="006D41CE" w:rsidRPr="006D41CE" w:rsidRDefault="006D41CE" w:rsidP="00EF2FF3">
            <w:r w:rsidRPr="006D41CE">
              <w:t>7.309153</w:t>
            </w:r>
          </w:p>
        </w:tc>
        <w:tc>
          <w:tcPr>
            <w:tcW w:w="571" w:type="dxa"/>
            <w:noWrap/>
            <w:hideMark/>
          </w:tcPr>
          <w:p w14:paraId="2B2B5F9E" w14:textId="77777777" w:rsidR="006D41CE" w:rsidRPr="006D41CE" w:rsidRDefault="006D41CE" w:rsidP="00EF2FF3">
            <w:r w:rsidRPr="006D41CE">
              <w:t>1</w:t>
            </w:r>
          </w:p>
        </w:tc>
        <w:tc>
          <w:tcPr>
            <w:tcW w:w="1512" w:type="dxa"/>
            <w:noWrap/>
            <w:hideMark/>
          </w:tcPr>
          <w:p w14:paraId="3A0009DD" w14:textId="77777777" w:rsidR="006D41CE" w:rsidRPr="006D41CE" w:rsidRDefault="006D41CE" w:rsidP="00EF2FF3">
            <w:r w:rsidRPr="006D41CE">
              <w:t>29.79917</w:t>
            </w:r>
          </w:p>
        </w:tc>
        <w:tc>
          <w:tcPr>
            <w:tcW w:w="1515" w:type="dxa"/>
            <w:noWrap/>
            <w:hideMark/>
          </w:tcPr>
          <w:p w14:paraId="2E87387B" w14:textId="77777777" w:rsidR="006D41CE" w:rsidRPr="006D41CE" w:rsidRDefault="006D41CE" w:rsidP="00EF2FF3">
            <w:r w:rsidRPr="006D41CE">
              <w:t>0.0112207</w:t>
            </w:r>
          </w:p>
        </w:tc>
      </w:tr>
      <w:tr w:rsidR="006D41CE" w:rsidRPr="006D41CE" w14:paraId="575F99B0" w14:textId="77777777" w:rsidTr="00EF2FF3">
        <w:trPr>
          <w:trHeight w:val="303"/>
        </w:trPr>
        <w:tc>
          <w:tcPr>
            <w:tcW w:w="3119" w:type="dxa"/>
            <w:noWrap/>
            <w:hideMark/>
          </w:tcPr>
          <w:p w14:paraId="3BF685C7" w14:textId="77777777" w:rsidR="006D41CE" w:rsidRPr="006D41CE" w:rsidRDefault="006D41CE" w:rsidP="00EF2FF3">
            <w:r w:rsidRPr="006D41CE">
              <w:t xml:space="preserve">Year                  </w:t>
            </w:r>
          </w:p>
        </w:tc>
        <w:tc>
          <w:tcPr>
            <w:tcW w:w="1802" w:type="dxa"/>
            <w:noWrap/>
            <w:hideMark/>
          </w:tcPr>
          <w:p w14:paraId="7B7700A6" w14:textId="77777777" w:rsidR="006D41CE" w:rsidRPr="006D41CE" w:rsidRDefault="006D41CE" w:rsidP="00EF2FF3">
            <w:r w:rsidRPr="006D41CE">
              <w:t>5.4255161</w:t>
            </w:r>
          </w:p>
        </w:tc>
        <w:tc>
          <w:tcPr>
            <w:tcW w:w="571" w:type="dxa"/>
            <w:noWrap/>
            <w:hideMark/>
          </w:tcPr>
          <w:p w14:paraId="1F60ECF3" w14:textId="77777777" w:rsidR="006D41CE" w:rsidRPr="006D41CE" w:rsidRDefault="006D41CE" w:rsidP="00EF2FF3">
            <w:r w:rsidRPr="006D41CE">
              <w:t>5</w:t>
            </w:r>
          </w:p>
        </w:tc>
        <w:tc>
          <w:tcPr>
            <w:tcW w:w="1512" w:type="dxa"/>
            <w:noWrap/>
            <w:hideMark/>
          </w:tcPr>
          <w:p w14:paraId="646ED781" w14:textId="77777777" w:rsidR="006D41CE" w:rsidRPr="006D41CE" w:rsidRDefault="006D41CE" w:rsidP="00EF2FF3">
            <w:r w:rsidRPr="006D41CE">
              <w:t>339.36282</w:t>
            </w:r>
          </w:p>
        </w:tc>
        <w:tc>
          <w:tcPr>
            <w:tcW w:w="1515" w:type="dxa"/>
            <w:noWrap/>
            <w:hideMark/>
          </w:tcPr>
          <w:p w14:paraId="0B4E56AB" w14:textId="77777777" w:rsidR="006D41CE" w:rsidRPr="006D41CE" w:rsidRDefault="006D41CE" w:rsidP="00EF2FF3">
            <w:r w:rsidRPr="006D41CE">
              <w:t>0.0000812</w:t>
            </w:r>
          </w:p>
        </w:tc>
      </w:tr>
      <w:tr w:rsidR="006D41CE" w:rsidRPr="006D41CE" w14:paraId="57B2A0DE" w14:textId="77777777" w:rsidTr="00EF2FF3">
        <w:trPr>
          <w:trHeight w:val="303"/>
        </w:trPr>
        <w:tc>
          <w:tcPr>
            <w:tcW w:w="3119" w:type="dxa"/>
            <w:noWrap/>
            <w:hideMark/>
          </w:tcPr>
          <w:p w14:paraId="0997DE4A" w14:textId="77777777" w:rsidR="006D41CE" w:rsidRPr="006D41CE" w:rsidRDefault="006D41CE" w:rsidP="00EF2FF3">
            <w:proofErr w:type="spellStart"/>
            <w:r w:rsidRPr="006D41CE">
              <w:t>SamplePeriod</w:t>
            </w:r>
            <w:proofErr w:type="spellEnd"/>
            <w:r w:rsidRPr="006D41CE">
              <w:t xml:space="preserve">          </w:t>
            </w:r>
          </w:p>
        </w:tc>
        <w:tc>
          <w:tcPr>
            <w:tcW w:w="1802" w:type="dxa"/>
            <w:noWrap/>
            <w:hideMark/>
          </w:tcPr>
          <w:p w14:paraId="22377F32" w14:textId="77777777" w:rsidR="006D41CE" w:rsidRPr="006D41CE" w:rsidRDefault="006D41CE" w:rsidP="00EF2FF3">
            <w:r w:rsidRPr="006D41CE">
              <w:t>0.5676934</w:t>
            </w:r>
          </w:p>
        </w:tc>
        <w:tc>
          <w:tcPr>
            <w:tcW w:w="571" w:type="dxa"/>
            <w:noWrap/>
            <w:hideMark/>
          </w:tcPr>
          <w:p w14:paraId="4617717D" w14:textId="77777777" w:rsidR="006D41CE" w:rsidRPr="006D41CE" w:rsidRDefault="006D41CE" w:rsidP="00EF2FF3">
            <w:r w:rsidRPr="006D41CE">
              <w:t>2</w:t>
            </w:r>
          </w:p>
        </w:tc>
        <w:tc>
          <w:tcPr>
            <w:tcW w:w="1512" w:type="dxa"/>
            <w:noWrap/>
            <w:hideMark/>
          </w:tcPr>
          <w:p w14:paraId="0C699777" w14:textId="77777777" w:rsidR="006D41CE" w:rsidRPr="006D41CE" w:rsidRDefault="006D41CE" w:rsidP="00EF2FF3">
            <w:r w:rsidRPr="006D41CE">
              <w:t>339.02843</w:t>
            </w:r>
          </w:p>
        </w:tc>
        <w:tc>
          <w:tcPr>
            <w:tcW w:w="1515" w:type="dxa"/>
            <w:noWrap/>
            <w:hideMark/>
          </w:tcPr>
          <w:p w14:paraId="49E4558B" w14:textId="77777777" w:rsidR="006D41CE" w:rsidRPr="006D41CE" w:rsidRDefault="006D41CE" w:rsidP="00EF2FF3">
            <w:r w:rsidRPr="006D41CE">
              <w:t>0.5673693</w:t>
            </w:r>
          </w:p>
        </w:tc>
      </w:tr>
      <w:tr w:rsidR="006D41CE" w:rsidRPr="006D41CE" w14:paraId="42F145E1" w14:textId="77777777" w:rsidTr="00EF2FF3">
        <w:trPr>
          <w:trHeight w:val="303"/>
        </w:trPr>
        <w:tc>
          <w:tcPr>
            <w:tcW w:w="3119" w:type="dxa"/>
            <w:noWrap/>
            <w:hideMark/>
          </w:tcPr>
          <w:p w14:paraId="7AD249A6" w14:textId="77777777" w:rsidR="006D41CE" w:rsidRPr="006D41CE" w:rsidRDefault="006D41CE" w:rsidP="00EF2FF3">
            <w:r w:rsidRPr="006D41CE">
              <w:t>Regions</w:t>
            </w:r>
            <w:proofErr w:type="gramStart"/>
            <w:r w:rsidRPr="006D41CE">
              <w:t>2:Year</w:t>
            </w:r>
            <w:proofErr w:type="gramEnd"/>
            <w:r w:rsidRPr="006D41CE">
              <w:t xml:space="preserve">         </w:t>
            </w:r>
          </w:p>
        </w:tc>
        <w:tc>
          <w:tcPr>
            <w:tcW w:w="1802" w:type="dxa"/>
            <w:noWrap/>
            <w:hideMark/>
          </w:tcPr>
          <w:p w14:paraId="70605FCF" w14:textId="77777777" w:rsidR="006D41CE" w:rsidRPr="006D41CE" w:rsidRDefault="006D41CE" w:rsidP="00EF2FF3">
            <w:r w:rsidRPr="006D41CE">
              <w:t>6.7527461</w:t>
            </w:r>
          </w:p>
        </w:tc>
        <w:tc>
          <w:tcPr>
            <w:tcW w:w="571" w:type="dxa"/>
            <w:noWrap/>
            <w:hideMark/>
          </w:tcPr>
          <w:p w14:paraId="3C4887CD" w14:textId="77777777" w:rsidR="006D41CE" w:rsidRPr="006D41CE" w:rsidRDefault="006D41CE" w:rsidP="00EF2FF3">
            <w:r w:rsidRPr="006D41CE">
              <w:t>5</w:t>
            </w:r>
          </w:p>
        </w:tc>
        <w:tc>
          <w:tcPr>
            <w:tcW w:w="1512" w:type="dxa"/>
            <w:noWrap/>
            <w:hideMark/>
          </w:tcPr>
          <w:p w14:paraId="458EAA33" w14:textId="77777777" w:rsidR="006D41CE" w:rsidRPr="006D41CE" w:rsidRDefault="006D41CE" w:rsidP="00EF2FF3">
            <w:r w:rsidRPr="006D41CE">
              <w:t>339.46836</w:t>
            </w:r>
          </w:p>
        </w:tc>
        <w:tc>
          <w:tcPr>
            <w:tcW w:w="1515" w:type="dxa"/>
            <w:noWrap/>
            <w:hideMark/>
          </w:tcPr>
          <w:p w14:paraId="0D24417E" w14:textId="77777777" w:rsidR="006D41CE" w:rsidRPr="006D41CE" w:rsidRDefault="006D41CE" w:rsidP="00EF2FF3">
            <w:r w:rsidRPr="006D41CE">
              <w:t>0.0000051</w:t>
            </w:r>
          </w:p>
        </w:tc>
      </w:tr>
      <w:tr w:rsidR="006D41CE" w:rsidRPr="006D41CE" w14:paraId="40B198F7" w14:textId="77777777" w:rsidTr="00EF2FF3">
        <w:trPr>
          <w:trHeight w:val="303"/>
        </w:trPr>
        <w:tc>
          <w:tcPr>
            <w:tcW w:w="3119" w:type="dxa"/>
            <w:noWrap/>
            <w:hideMark/>
          </w:tcPr>
          <w:p w14:paraId="3D12B10A" w14:textId="77777777" w:rsidR="006D41CE" w:rsidRPr="006D41CE" w:rsidRDefault="006D41CE" w:rsidP="00EF2FF3">
            <w:proofErr w:type="spellStart"/>
            <w:proofErr w:type="gramStart"/>
            <w:r w:rsidRPr="006D41CE">
              <w:t>Year:SamplePeriod</w:t>
            </w:r>
            <w:proofErr w:type="spellEnd"/>
            <w:proofErr w:type="gramEnd"/>
            <w:r w:rsidRPr="006D41CE">
              <w:t xml:space="preserve">     </w:t>
            </w:r>
          </w:p>
        </w:tc>
        <w:tc>
          <w:tcPr>
            <w:tcW w:w="1802" w:type="dxa"/>
            <w:noWrap/>
            <w:hideMark/>
          </w:tcPr>
          <w:p w14:paraId="111EA07B" w14:textId="77777777" w:rsidR="006D41CE" w:rsidRPr="006D41CE" w:rsidRDefault="006D41CE" w:rsidP="00EF2FF3">
            <w:r w:rsidRPr="006D41CE">
              <w:t>1.8650837</w:t>
            </w:r>
          </w:p>
        </w:tc>
        <w:tc>
          <w:tcPr>
            <w:tcW w:w="571" w:type="dxa"/>
            <w:noWrap/>
            <w:hideMark/>
          </w:tcPr>
          <w:p w14:paraId="5EFF4BF9" w14:textId="77777777" w:rsidR="006D41CE" w:rsidRPr="006D41CE" w:rsidRDefault="006D41CE" w:rsidP="00EF2FF3">
            <w:r w:rsidRPr="006D41CE">
              <w:t>10</w:t>
            </w:r>
          </w:p>
        </w:tc>
        <w:tc>
          <w:tcPr>
            <w:tcW w:w="1512" w:type="dxa"/>
            <w:noWrap/>
            <w:hideMark/>
          </w:tcPr>
          <w:p w14:paraId="03127FA1" w14:textId="77777777" w:rsidR="006D41CE" w:rsidRPr="006D41CE" w:rsidRDefault="006D41CE" w:rsidP="00EF2FF3">
            <w:r w:rsidRPr="006D41CE">
              <w:t>339.39407</w:t>
            </w:r>
          </w:p>
        </w:tc>
        <w:tc>
          <w:tcPr>
            <w:tcW w:w="1515" w:type="dxa"/>
            <w:noWrap/>
            <w:hideMark/>
          </w:tcPr>
          <w:p w14:paraId="77B6F3BD" w14:textId="77777777" w:rsidR="006D41CE" w:rsidRPr="006D41CE" w:rsidRDefault="006D41CE" w:rsidP="00EF2FF3">
            <w:r w:rsidRPr="006D41CE">
              <w:t>0.0490519</w:t>
            </w:r>
          </w:p>
        </w:tc>
      </w:tr>
      <w:tr w:rsidR="006D41CE" w:rsidRPr="006D41CE" w14:paraId="63A8D953" w14:textId="77777777" w:rsidTr="00EF2FF3">
        <w:trPr>
          <w:trHeight w:val="303"/>
        </w:trPr>
        <w:tc>
          <w:tcPr>
            <w:tcW w:w="3119" w:type="dxa"/>
            <w:noWrap/>
            <w:hideMark/>
          </w:tcPr>
          <w:p w14:paraId="78461D82" w14:textId="77777777" w:rsidR="006D41CE" w:rsidRPr="006D41CE" w:rsidRDefault="006D41CE" w:rsidP="00EF2FF3">
            <w:r w:rsidRPr="006D41CE">
              <w:t>Regions</w:t>
            </w:r>
            <w:proofErr w:type="gramStart"/>
            <w:r w:rsidRPr="006D41CE">
              <w:t>2:SamplePeriod</w:t>
            </w:r>
            <w:proofErr w:type="gramEnd"/>
            <w:r w:rsidRPr="006D41CE">
              <w:t xml:space="preserve"> </w:t>
            </w:r>
          </w:p>
        </w:tc>
        <w:tc>
          <w:tcPr>
            <w:tcW w:w="1802" w:type="dxa"/>
            <w:noWrap/>
            <w:hideMark/>
          </w:tcPr>
          <w:p w14:paraId="34E70601" w14:textId="77777777" w:rsidR="006D41CE" w:rsidRPr="006D41CE" w:rsidRDefault="006D41CE" w:rsidP="00EF2FF3">
            <w:r w:rsidRPr="006D41CE">
              <w:t>2.7466134</w:t>
            </w:r>
          </w:p>
        </w:tc>
        <w:tc>
          <w:tcPr>
            <w:tcW w:w="571" w:type="dxa"/>
            <w:noWrap/>
            <w:hideMark/>
          </w:tcPr>
          <w:p w14:paraId="1DDE1EEB" w14:textId="77777777" w:rsidR="006D41CE" w:rsidRPr="006D41CE" w:rsidRDefault="006D41CE" w:rsidP="00EF2FF3">
            <w:r w:rsidRPr="006D41CE">
              <w:t>2</w:t>
            </w:r>
          </w:p>
        </w:tc>
        <w:tc>
          <w:tcPr>
            <w:tcW w:w="1512" w:type="dxa"/>
            <w:noWrap/>
            <w:hideMark/>
          </w:tcPr>
          <w:p w14:paraId="6D54ECF1" w14:textId="77777777" w:rsidR="006D41CE" w:rsidRPr="006D41CE" w:rsidRDefault="006D41CE" w:rsidP="00EF2FF3">
            <w:r w:rsidRPr="006D41CE">
              <w:t>339.17197</w:t>
            </w:r>
          </w:p>
        </w:tc>
        <w:tc>
          <w:tcPr>
            <w:tcW w:w="1515" w:type="dxa"/>
            <w:noWrap/>
            <w:hideMark/>
          </w:tcPr>
          <w:p w14:paraId="6E12D601" w14:textId="77777777" w:rsidR="006D41CE" w:rsidRPr="006D41CE" w:rsidRDefault="006D41CE" w:rsidP="00EF2FF3">
            <w:r w:rsidRPr="006D41CE">
              <w:t>0.0655719</w:t>
            </w:r>
          </w:p>
        </w:tc>
      </w:tr>
    </w:tbl>
    <w:p w14:paraId="5FA633D2" w14:textId="77777777" w:rsidR="006D41CE" w:rsidRDefault="006D41CE" w:rsidP="006D41CE"/>
    <w:p w14:paraId="061EE3FF" w14:textId="77777777" w:rsidR="006D41CE" w:rsidRDefault="006D41CE" w:rsidP="006D41CE">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w:t>
      </w:r>
      <w:r w:rsidRPr="00F97979">
        <w:t>Estimated marginal means for</w:t>
      </w:r>
      <w:r>
        <w:t xml:space="preserve"> the total zooplankton</w:t>
      </w:r>
      <w:r w:rsidRPr="00F97979">
        <w:t xml:space="preserve"> </w:t>
      </w:r>
      <w:r>
        <w:t xml:space="preserve">CPUE </w:t>
      </w:r>
      <w:r w:rsidRPr="00F97979">
        <w:t>linear mixed effects model with Sidak adjusted pairwise comparisons for Region by Year</w:t>
      </w:r>
    </w:p>
    <w:tbl>
      <w:tblPr>
        <w:tblStyle w:val="TableGrid"/>
        <w:tblW w:w="0" w:type="auto"/>
        <w:tblLook w:val="04A0" w:firstRow="1" w:lastRow="0" w:firstColumn="1" w:lastColumn="0" w:noHBand="0" w:noVBand="1"/>
      </w:tblPr>
      <w:tblGrid>
        <w:gridCol w:w="2706"/>
        <w:gridCol w:w="663"/>
        <w:gridCol w:w="1267"/>
        <w:gridCol w:w="1186"/>
        <w:gridCol w:w="1053"/>
        <w:gridCol w:w="1267"/>
        <w:gridCol w:w="1186"/>
      </w:tblGrid>
      <w:tr w:rsidR="006D41CE" w:rsidRPr="006D41CE" w14:paraId="04DB5EEF" w14:textId="77777777" w:rsidTr="00EF2FF3">
        <w:trPr>
          <w:trHeight w:val="300"/>
        </w:trPr>
        <w:tc>
          <w:tcPr>
            <w:tcW w:w="9328" w:type="dxa"/>
            <w:gridSpan w:val="7"/>
            <w:noWrap/>
            <w:hideMark/>
          </w:tcPr>
          <w:p w14:paraId="6A1D65E8" w14:textId="77777777" w:rsidR="006D41CE" w:rsidRPr="006D41CE" w:rsidRDefault="006D41CE" w:rsidP="00EF2FF3">
            <w:proofErr w:type="spellStart"/>
            <w:r w:rsidRPr="006D41CE">
              <w:rPr>
                <w:sz w:val="18"/>
                <w:szCs w:val="18"/>
              </w:rPr>
              <w:t>lmer_emm</w:t>
            </w:r>
            <w:proofErr w:type="spellEnd"/>
            <w:r w:rsidRPr="006D41CE">
              <w:rPr>
                <w:sz w:val="18"/>
                <w:szCs w:val="18"/>
              </w:rPr>
              <w:t xml:space="preserve"> &lt;- </w:t>
            </w:r>
            <w:proofErr w:type="spellStart"/>
            <w:proofErr w:type="gramStart"/>
            <w:r w:rsidRPr="006D41CE">
              <w:rPr>
                <w:sz w:val="18"/>
                <w:szCs w:val="18"/>
              </w:rPr>
              <w:t>emmeans</w:t>
            </w:r>
            <w:proofErr w:type="spellEnd"/>
            <w:r w:rsidRPr="006D41CE">
              <w:rPr>
                <w:sz w:val="18"/>
                <w:szCs w:val="18"/>
              </w:rPr>
              <w:t>(</w:t>
            </w:r>
            <w:proofErr w:type="gramEnd"/>
            <w:r w:rsidRPr="006D41CE">
              <w:rPr>
                <w:sz w:val="18"/>
                <w:szCs w:val="18"/>
              </w:rPr>
              <w:t>model4.1, specs = pairwise ~Regions2|Year,adjust="</w:t>
            </w:r>
            <w:proofErr w:type="spellStart"/>
            <w:r w:rsidRPr="006D41CE">
              <w:rPr>
                <w:sz w:val="18"/>
                <w:szCs w:val="18"/>
              </w:rPr>
              <w:t>sidak</w:t>
            </w:r>
            <w:proofErr w:type="spellEnd"/>
            <w:r w:rsidRPr="006D41CE">
              <w:rPr>
                <w:sz w:val="18"/>
                <w:szCs w:val="18"/>
              </w:rPr>
              <w:t>)</w:t>
            </w:r>
          </w:p>
        </w:tc>
      </w:tr>
      <w:tr w:rsidR="006D41CE" w:rsidRPr="006D41CE" w14:paraId="5E121643" w14:textId="77777777" w:rsidTr="00EF2FF3">
        <w:trPr>
          <w:trHeight w:val="300"/>
        </w:trPr>
        <w:tc>
          <w:tcPr>
            <w:tcW w:w="2706" w:type="dxa"/>
            <w:noWrap/>
            <w:hideMark/>
          </w:tcPr>
          <w:p w14:paraId="6ED5AEA5" w14:textId="77777777" w:rsidR="006D41CE" w:rsidRPr="006D41CE" w:rsidRDefault="006D41CE" w:rsidP="00EF2FF3">
            <w:r w:rsidRPr="006D41CE">
              <w:t xml:space="preserve">contrast              </w:t>
            </w:r>
          </w:p>
        </w:tc>
        <w:tc>
          <w:tcPr>
            <w:tcW w:w="663" w:type="dxa"/>
            <w:noWrap/>
            <w:hideMark/>
          </w:tcPr>
          <w:p w14:paraId="1699D625" w14:textId="77777777" w:rsidR="006D41CE" w:rsidRPr="006D41CE" w:rsidRDefault="006D41CE" w:rsidP="00EF2FF3">
            <w:r w:rsidRPr="006D41CE">
              <w:t xml:space="preserve">Year </w:t>
            </w:r>
          </w:p>
        </w:tc>
        <w:tc>
          <w:tcPr>
            <w:tcW w:w="1267" w:type="dxa"/>
            <w:noWrap/>
            <w:hideMark/>
          </w:tcPr>
          <w:p w14:paraId="26B919FE" w14:textId="77777777" w:rsidR="006D41CE" w:rsidRPr="006D41CE" w:rsidRDefault="006D41CE" w:rsidP="00EF2FF3">
            <w:r w:rsidRPr="006D41CE">
              <w:t xml:space="preserve">   estimate</w:t>
            </w:r>
          </w:p>
        </w:tc>
        <w:tc>
          <w:tcPr>
            <w:tcW w:w="1186" w:type="dxa"/>
            <w:noWrap/>
            <w:hideMark/>
          </w:tcPr>
          <w:p w14:paraId="2626E2DE" w14:textId="77777777" w:rsidR="006D41CE" w:rsidRPr="006D41CE" w:rsidRDefault="006D41CE" w:rsidP="00EF2FF3">
            <w:r w:rsidRPr="006D41CE">
              <w:t xml:space="preserve">        SE</w:t>
            </w:r>
          </w:p>
        </w:tc>
        <w:tc>
          <w:tcPr>
            <w:tcW w:w="1053" w:type="dxa"/>
            <w:noWrap/>
            <w:hideMark/>
          </w:tcPr>
          <w:p w14:paraId="3CDA1DF7" w14:textId="77777777" w:rsidR="006D41CE" w:rsidRPr="006D41CE" w:rsidRDefault="006D41CE" w:rsidP="00EF2FF3">
            <w:r w:rsidRPr="006D41CE">
              <w:t xml:space="preserve">       </w:t>
            </w:r>
            <w:proofErr w:type="spellStart"/>
            <w:r w:rsidRPr="006D41CE">
              <w:t>df</w:t>
            </w:r>
            <w:proofErr w:type="spellEnd"/>
          </w:p>
        </w:tc>
        <w:tc>
          <w:tcPr>
            <w:tcW w:w="1267" w:type="dxa"/>
            <w:noWrap/>
            <w:hideMark/>
          </w:tcPr>
          <w:p w14:paraId="16BC52DE" w14:textId="77777777" w:rsidR="006D41CE" w:rsidRPr="006D41CE" w:rsidRDefault="006D41CE" w:rsidP="00EF2FF3">
            <w:r w:rsidRPr="006D41CE">
              <w:t xml:space="preserve">    </w:t>
            </w:r>
            <w:proofErr w:type="spellStart"/>
            <w:proofErr w:type="gramStart"/>
            <w:r w:rsidRPr="006D41CE">
              <w:t>t.ratio</w:t>
            </w:r>
            <w:proofErr w:type="spellEnd"/>
            <w:proofErr w:type="gramEnd"/>
          </w:p>
        </w:tc>
        <w:tc>
          <w:tcPr>
            <w:tcW w:w="1186" w:type="dxa"/>
            <w:noWrap/>
            <w:hideMark/>
          </w:tcPr>
          <w:p w14:paraId="51C3C2B9" w14:textId="77777777" w:rsidR="006D41CE" w:rsidRPr="006D41CE" w:rsidRDefault="006D41CE" w:rsidP="00EF2FF3">
            <w:r w:rsidRPr="006D41CE">
              <w:t xml:space="preserve">   </w:t>
            </w:r>
            <w:proofErr w:type="spellStart"/>
            <w:r w:rsidRPr="006D41CE">
              <w:t>p.value</w:t>
            </w:r>
            <w:proofErr w:type="spellEnd"/>
          </w:p>
        </w:tc>
      </w:tr>
      <w:tr w:rsidR="006D41CE" w:rsidRPr="006D41CE" w14:paraId="0AD6597A" w14:textId="77777777" w:rsidTr="00EF2FF3">
        <w:trPr>
          <w:trHeight w:val="300"/>
        </w:trPr>
        <w:tc>
          <w:tcPr>
            <w:tcW w:w="2706" w:type="dxa"/>
            <w:noWrap/>
            <w:hideMark/>
          </w:tcPr>
          <w:p w14:paraId="76ECE71F" w14:textId="77777777" w:rsidR="006D41CE" w:rsidRPr="006D41CE" w:rsidRDefault="006D41CE" w:rsidP="00EF2FF3">
            <w:r w:rsidRPr="006D41CE">
              <w:t xml:space="preserve">Downstream - Upstream </w:t>
            </w:r>
          </w:p>
        </w:tc>
        <w:tc>
          <w:tcPr>
            <w:tcW w:w="663" w:type="dxa"/>
            <w:noWrap/>
            <w:hideMark/>
          </w:tcPr>
          <w:p w14:paraId="796B87D8" w14:textId="77777777" w:rsidR="006D41CE" w:rsidRPr="006D41CE" w:rsidRDefault="006D41CE" w:rsidP="00EF2FF3">
            <w:r w:rsidRPr="006D41CE">
              <w:t>2014</w:t>
            </w:r>
          </w:p>
        </w:tc>
        <w:tc>
          <w:tcPr>
            <w:tcW w:w="1267" w:type="dxa"/>
            <w:noWrap/>
            <w:hideMark/>
          </w:tcPr>
          <w:p w14:paraId="2D4765C7" w14:textId="77777777" w:rsidR="006D41CE" w:rsidRPr="006D41CE" w:rsidRDefault="006D41CE" w:rsidP="00EF2FF3">
            <w:r w:rsidRPr="006D41CE">
              <w:t>1.2222804</w:t>
            </w:r>
          </w:p>
        </w:tc>
        <w:tc>
          <w:tcPr>
            <w:tcW w:w="1186" w:type="dxa"/>
            <w:noWrap/>
            <w:hideMark/>
          </w:tcPr>
          <w:p w14:paraId="271843F5" w14:textId="77777777" w:rsidR="006D41CE" w:rsidRPr="006D41CE" w:rsidRDefault="006D41CE" w:rsidP="00EF2FF3">
            <w:r w:rsidRPr="006D41CE">
              <w:t>0.4469975</w:t>
            </w:r>
          </w:p>
        </w:tc>
        <w:tc>
          <w:tcPr>
            <w:tcW w:w="1053" w:type="dxa"/>
            <w:noWrap/>
            <w:hideMark/>
          </w:tcPr>
          <w:p w14:paraId="68F3DE7A" w14:textId="77777777" w:rsidR="006D41CE" w:rsidRPr="006D41CE" w:rsidRDefault="006D41CE" w:rsidP="00EF2FF3">
            <w:r w:rsidRPr="006D41CE">
              <w:t>22.9314</w:t>
            </w:r>
          </w:p>
        </w:tc>
        <w:tc>
          <w:tcPr>
            <w:tcW w:w="1267" w:type="dxa"/>
            <w:noWrap/>
            <w:hideMark/>
          </w:tcPr>
          <w:p w14:paraId="6EAACB4E" w14:textId="77777777" w:rsidR="006D41CE" w:rsidRPr="006D41CE" w:rsidRDefault="006D41CE" w:rsidP="00EF2FF3">
            <w:r w:rsidRPr="006D41CE">
              <w:t>2.7344233</w:t>
            </w:r>
          </w:p>
        </w:tc>
        <w:tc>
          <w:tcPr>
            <w:tcW w:w="1186" w:type="dxa"/>
            <w:noWrap/>
            <w:hideMark/>
          </w:tcPr>
          <w:p w14:paraId="29465923" w14:textId="77777777" w:rsidR="006D41CE" w:rsidRPr="006D41CE" w:rsidRDefault="006D41CE" w:rsidP="00EF2FF3">
            <w:r w:rsidRPr="006D41CE">
              <w:t>0.0118356</w:t>
            </w:r>
          </w:p>
        </w:tc>
      </w:tr>
      <w:tr w:rsidR="006D41CE" w:rsidRPr="006D41CE" w14:paraId="7272E8E8" w14:textId="77777777" w:rsidTr="00EF2FF3">
        <w:trPr>
          <w:trHeight w:val="300"/>
        </w:trPr>
        <w:tc>
          <w:tcPr>
            <w:tcW w:w="2706" w:type="dxa"/>
            <w:noWrap/>
            <w:hideMark/>
          </w:tcPr>
          <w:p w14:paraId="5C3354EA" w14:textId="77777777" w:rsidR="006D41CE" w:rsidRPr="006D41CE" w:rsidRDefault="006D41CE" w:rsidP="00EF2FF3">
            <w:r w:rsidRPr="006D41CE">
              <w:t xml:space="preserve">Downstream - Upstream </w:t>
            </w:r>
          </w:p>
        </w:tc>
        <w:tc>
          <w:tcPr>
            <w:tcW w:w="663" w:type="dxa"/>
            <w:noWrap/>
            <w:hideMark/>
          </w:tcPr>
          <w:p w14:paraId="384D8CAB" w14:textId="77777777" w:rsidR="006D41CE" w:rsidRPr="006D41CE" w:rsidRDefault="006D41CE" w:rsidP="00EF2FF3">
            <w:r w:rsidRPr="006D41CE">
              <w:t>2015</w:t>
            </w:r>
          </w:p>
        </w:tc>
        <w:tc>
          <w:tcPr>
            <w:tcW w:w="1267" w:type="dxa"/>
            <w:noWrap/>
            <w:hideMark/>
          </w:tcPr>
          <w:p w14:paraId="121A5909" w14:textId="77777777" w:rsidR="006D41CE" w:rsidRPr="006D41CE" w:rsidRDefault="006D41CE" w:rsidP="00EF2FF3">
            <w:r w:rsidRPr="006D41CE">
              <w:t>1.2567753</w:t>
            </w:r>
          </w:p>
        </w:tc>
        <w:tc>
          <w:tcPr>
            <w:tcW w:w="1186" w:type="dxa"/>
            <w:noWrap/>
            <w:hideMark/>
          </w:tcPr>
          <w:p w14:paraId="17D66ABD" w14:textId="77777777" w:rsidR="006D41CE" w:rsidRPr="006D41CE" w:rsidRDefault="006D41CE" w:rsidP="00EF2FF3">
            <w:r w:rsidRPr="006D41CE">
              <w:t>0.4297879</w:t>
            </w:r>
          </w:p>
        </w:tc>
        <w:tc>
          <w:tcPr>
            <w:tcW w:w="1053" w:type="dxa"/>
            <w:noWrap/>
            <w:hideMark/>
          </w:tcPr>
          <w:p w14:paraId="17C99E8B" w14:textId="77777777" w:rsidR="006D41CE" w:rsidRPr="006D41CE" w:rsidRDefault="006D41CE" w:rsidP="00EF2FF3">
            <w:r w:rsidRPr="006D41CE">
              <w:t>19.66923</w:t>
            </w:r>
          </w:p>
        </w:tc>
        <w:tc>
          <w:tcPr>
            <w:tcW w:w="1267" w:type="dxa"/>
            <w:noWrap/>
            <w:hideMark/>
          </w:tcPr>
          <w:p w14:paraId="2CD3F1B8" w14:textId="77777777" w:rsidR="006D41CE" w:rsidRPr="006D41CE" w:rsidRDefault="006D41CE" w:rsidP="00EF2FF3">
            <w:r w:rsidRPr="006D41CE">
              <w:t>2.9241755</w:t>
            </w:r>
          </w:p>
        </w:tc>
        <w:tc>
          <w:tcPr>
            <w:tcW w:w="1186" w:type="dxa"/>
            <w:noWrap/>
            <w:hideMark/>
          </w:tcPr>
          <w:p w14:paraId="59ECF4A9" w14:textId="77777777" w:rsidR="006D41CE" w:rsidRPr="006D41CE" w:rsidRDefault="006D41CE" w:rsidP="00EF2FF3">
            <w:r w:rsidRPr="006D41CE">
              <w:t>0.0084885</w:t>
            </w:r>
          </w:p>
        </w:tc>
      </w:tr>
      <w:tr w:rsidR="006D41CE" w:rsidRPr="006D41CE" w14:paraId="537F0374" w14:textId="77777777" w:rsidTr="00EF2FF3">
        <w:trPr>
          <w:trHeight w:val="300"/>
        </w:trPr>
        <w:tc>
          <w:tcPr>
            <w:tcW w:w="2706" w:type="dxa"/>
            <w:noWrap/>
            <w:hideMark/>
          </w:tcPr>
          <w:p w14:paraId="3D5E139A" w14:textId="77777777" w:rsidR="006D41CE" w:rsidRPr="006D41CE" w:rsidRDefault="006D41CE" w:rsidP="00EF2FF3">
            <w:r w:rsidRPr="006D41CE">
              <w:t xml:space="preserve">Downstream - Upstream </w:t>
            </w:r>
          </w:p>
        </w:tc>
        <w:tc>
          <w:tcPr>
            <w:tcW w:w="663" w:type="dxa"/>
            <w:noWrap/>
            <w:hideMark/>
          </w:tcPr>
          <w:p w14:paraId="5D22D695" w14:textId="77777777" w:rsidR="006D41CE" w:rsidRPr="006D41CE" w:rsidRDefault="006D41CE" w:rsidP="00EF2FF3">
            <w:r w:rsidRPr="006D41CE">
              <w:t>2016</w:t>
            </w:r>
          </w:p>
        </w:tc>
        <w:tc>
          <w:tcPr>
            <w:tcW w:w="1267" w:type="dxa"/>
            <w:noWrap/>
            <w:hideMark/>
          </w:tcPr>
          <w:p w14:paraId="1C8EF197" w14:textId="77777777" w:rsidR="006D41CE" w:rsidRPr="006D41CE" w:rsidRDefault="006D41CE" w:rsidP="00EF2FF3">
            <w:r w:rsidRPr="006D41CE">
              <w:t>-0.1621467</w:t>
            </w:r>
          </w:p>
        </w:tc>
        <w:tc>
          <w:tcPr>
            <w:tcW w:w="1186" w:type="dxa"/>
            <w:noWrap/>
            <w:hideMark/>
          </w:tcPr>
          <w:p w14:paraId="32D6F111" w14:textId="77777777" w:rsidR="006D41CE" w:rsidRPr="006D41CE" w:rsidRDefault="006D41CE" w:rsidP="00EF2FF3">
            <w:r w:rsidRPr="006D41CE">
              <w:t>0.447717</w:t>
            </w:r>
          </w:p>
        </w:tc>
        <w:tc>
          <w:tcPr>
            <w:tcW w:w="1053" w:type="dxa"/>
            <w:noWrap/>
            <w:hideMark/>
          </w:tcPr>
          <w:p w14:paraId="7AEAF064" w14:textId="77777777" w:rsidR="006D41CE" w:rsidRPr="006D41CE" w:rsidRDefault="006D41CE" w:rsidP="00EF2FF3">
            <w:r w:rsidRPr="006D41CE">
              <w:t>22.99834</w:t>
            </w:r>
          </w:p>
        </w:tc>
        <w:tc>
          <w:tcPr>
            <w:tcW w:w="1267" w:type="dxa"/>
            <w:noWrap/>
            <w:hideMark/>
          </w:tcPr>
          <w:p w14:paraId="221516A7" w14:textId="77777777" w:rsidR="006D41CE" w:rsidRPr="006D41CE" w:rsidRDefault="006D41CE" w:rsidP="00EF2FF3">
            <w:r w:rsidRPr="006D41CE">
              <w:t>-0.3621635</w:t>
            </w:r>
          </w:p>
        </w:tc>
        <w:tc>
          <w:tcPr>
            <w:tcW w:w="1186" w:type="dxa"/>
            <w:noWrap/>
            <w:hideMark/>
          </w:tcPr>
          <w:p w14:paraId="1E12D4EB" w14:textId="77777777" w:rsidR="006D41CE" w:rsidRPr="006D41CE" w:rsidRDefault="006D41CE" w:rsidP="00EF2FF3">
            <w:r w:rsidRPr="006D41CE">
              <w:t>0.7205365</w:t>
            </w:r>
          </w:p>
        </w:tc>
      </w:tr>
      <w:tr w:rsidR="006D41CE" w:rsidRPr="006D41CE" w14:paraId="7F3DDC52" w14:textId="77777777" w:rsidTr="00EF2FF3">
        <w:trPr>
          <w:trHeight w:val="300"/>
        </w:trPr>
        <w:tc>
          <w:tcPr>
            <w:tcW w:w="2706" w:type="dxa"/>
            <w:noWrap/>
            <w:hideMark/>
          </w:tcPr>
          <w:p w14:paraId="4AB448F0" w14:textId="77777777" w:rsidR="006D41CE" w:rsidRPr="006D41CE" w:rsidRDefault="006D41CE" w:rsidP="00EF2FF3">
            <w:r w:rsidRPr="006D41CE">
              <w:t xml:space="preserve">Downstream - Upstream </w:t>
            </w:r>
          </w:p>
        </w:tc>
        <w:tc>
          <w:tcPr>
            <w:tcW w:w="663" w:type="dxa"/>
            <w:noWrap/>
            <w:hideMark/>
          </w:tcPr>
          <w:p w14:paraId="015F0A30" w14:textId="77777777" w:rsidR="006D41CE" w:rsidRPr="006D41CE" w:rsidRDefault="006D41CE" w:rsidP="00EF2FF3">
            <w:r w:rsidRPr="006D41CE">
              <w:t>2017</w:t>
            </w:r>
          </w:p>
        </w:tc>
        <w:tc>
          <w:tcPr>
            <w:tcW w:w="1267" w:type="dxa"/>
            <w:noWrap/>
            <w:hideMark/>
          </w:tcPr>
          <w:p w14:paraId="3616959A" w14:textId="77777777" w:rsidR="006D41CE" w:rsidRPr="006D41CE" w:rsidRDefault="006D41CE" w:rsidP="00EF2FF3">
            <w:r w:rsidRPr="006D41CE">
              <w:t>-0.6808524</w:t>
            </w:r>
          </w:p>
        </w:tc>
        <w:tc>
          <w:tcPr>
            <w:tcW w:w="1186" w:type="dxa"/>
            <w:noWrap/>
            <w:hideMark/>
          </w:tcPr>
          <w:p w14:paraId="1B75F756" w14:textId="77777777" w:rsidR="006D41CE" w:rsidRPr="006D41CE" w:rsidRDefault="006D41CE" w:rsidP="00EF2FF3">
            <w:r w:rsidRPr="006D41CE">
              <w:t>0.4527031</w:t>
            </w:r>
          </w:p>
        </w:tc>
        <w:tc>
          <w:tcPr>
            <w:tcW w:w="1053" w:type="dxa"/>
            <w:noWrap/>
            <w:hideMark/>
          </w:tcPr>
          <w:p w14:paraId="179E5AA3" w14:textId="77777777" w:rsidR="006D41CE" w:rsidRPr="006D41CE" w:rsidRDefault="006D41CE" w:rsidP="00EF2FF3">
            <w:r w:rsidRPr="006D41CE">
              <w:t>24.04497</w:t>
            </w:r>
          </w:p>
        </w:tc>
        <w:tc>
          <w:tcPr>
            <w:tcW w:w="1267" w:type="dxa"/>
            <w:noWrap/>
            <w:hideMark/>
          </w:tcPr>
          <w:p w14:paraId="3107E221" w14:textId="77777777" w:rsidR="006D41CE" w:rsidRPr="006D41CE" w:rsidRDefault="006D41CE" w:rsidP="00EF2FF3">
            <w:r w:rsidRPr="006D41CE">
              <w:t>-1.5039712</w:t>
            </w:r>
          </w:p>
        </w:tc>
        <w:tc>
          <w:tcPr>
            <w:tcW w:w="1186" w:type="dxa"/>
            <w:noWrap/>
            <w:hideMark/>
          </w:tcPr>
          <w:p w14:paraId="167AC756" w14:textId="77777777" w:rsidR="006D41CE" w:rsidRPr="006D41CE" w:rsidRDefault="006D41CE" w:rsidP="00EF2FF3">
            <w:r w:rsidRPr="006D41CE">
              <w:t>0.1456114</w:t>
            </w:r>
          </w:p>
        </w:tc>
      </w:tr>
      <w:tr w:rsidR="006D41CE" w:rsidRPr="006D41CE" w14:paraId="7A51DE1A" w14:textId="77777777" w:rsidTr="00EF2FF3">
        <w:trPr>
          <w:trHeight w:val="300"/>
        </w:trPr>
        <w:tc>
          <w:tcPr>
            <w:tcW w:w="2706" w:type="dxa"/>
            <w:noWrap/>
            <w:hideMark/>
          </w:tcPr>
          <w:p w14:paraId="033A2AD5" w14:textId="77777777" w:rsidR="006D41CE" w:rsidRPr="006D41CE" w:rsidRDefault="006D41CE" w:rsidP="00EF2FF3">
            <w:r w:rsidRPr="006D41CE">
              <w:t xml:space="preserve">Downstream - Upstream </w:t>
            </w:r>
          </w:p>
        </w:tc>
        <w:tc>
          <w:tcPr>
            <w:tcW w:w="663" w:type="dxa"/>
            <w:noWrap/>
            <w:hideMark/>
          </w:tcPr>
          <w:p w14:paraId="6989D65D" w14:textId="77777777" w:rsidR="006D41CE" w:rsidRPr="006D41CE" w:rsidRDefault="006D41CE" w:rsidP="00EF2FF3">
            <w:r w:rsidRPr="006D41CE">
              <w:t>2018</w:t>
            </w:r>
          </w:p>
        </w:tc>
        <w:tc>
          <w:tcPr>
            <w:tcW w:w="1267" w:type="dxa"/>
            <w:noWrap/>
            <w:hideMark/>
          </w:tcPr>
          <w:p w14:paraId="67F19556" w14:textId="77777777" w:rsidR="006D41CE" w:rsidRPr="006D41CE" w:rsidRDefault="006D41CE" w:rsidP="00EF2FF3">
            <w:r w:rsidRPr="006D41CE">
              <w:t>0.9044751</w:t>
            </w:r>
          </w:p>
        </w:tc>
        <w:tc>
          <w:tcPr>
            <w:tcW w:w="1186" w:type="dxa"/>
            <w:noWrap/>
            <w:hideMark/>
          </w:tcPr>
          <w:p w14:paraId="39FAF622" w14:textId="77777777" w:rsidR="006D41CE" w:rsidRPr="006D41CE" w:rsidRDefault="006D41CE" w:rsidP="00EF2FF3">
            <w:r w:rsidRPr="006D41CE">
              <w:t>0.400264</w:t>
            </w:r>
          </w:p>
        </w:tc>
        <w:tc>
          <w:tcPr>
            <w:tcW w:w="1053" w:type="dxa"/>
            <w:noWrap/>
            <w:hideMark/>
          </w:tcPr>
          <w:p w14:paraId="6BC153C9" w14:textId="77777777" w:rsidR="006D41CE" w:rsidRPr="006D41CE" w:rsidRDefault="006D41CE" w:rsidP="00EF2FF3">
            <w:r w:rsidRPr="006D41CE">
              <w:t>14.78186</w:t>
            </w:r>
          </w:p>
        </w:tc>
        <w:tc>
          <w:tcPr>
            <w:tcW w:w="1267" w:type="dxa"/>
            <w:noWrap/>
            <w:hideMark/>
          </w:tcPr>
          <w:p w14:paraId="72B83343" w14:textId="77777777" w:rsidR="006D41CE" w:rsidRPr="006D41CE" w:rsidRDefault="006D41CE" w:rsidP="00EF2FF3">
            <w:r w:rsidRPr="006D41CE">
              <w:t>2.2596962</w:t>
            </w:r>
          </w:p>
        </w:tc>
        <w:tc>
          <w:tcPr>
            <w:tcW w:w="1186" w:type="dxa"/>
            <w:noWrap/>
            <w:hideMark/>
          </w:tcPr>
          <w:p w14:paraId="1F938B40" w14:textId="77777777" w:rsidR="006D41CE" w:rsidRPr="006D41CE" w:rsidRDefault="006D41CE" w:rsidP="00EF2FF3">
            <w:r w:rsidRPr="006D41CE">
              <w:t>0.0393902</w:t>
            </w:r>
          </w:p>
        </w:tc>
      </w:tr>
      <w:tr w:rsidR="006D41CE" w:rsidRPr="006D41CE" w14:paraId="5E3A1B97" w14:textId="77777777" w:rsidTr="00EF2FF3">
        <w:trPr>
          <w:trHeight w:val="300"/>
        </w:trPr>
        <w:tc>
          <w:tcPr>
            <w:tcW w:w="2706" w:type="dxa"/>
            <w:noWrap/>
            <w:hideMark/>
          </w:tcPr>
          <w:p w14:paraId="31C29311" w14:textId="77777777" w:rsidR="006D41CE" w:rsidRPr="006D41CE" w:rsidRDefault="006D41CE" w:rsidP="00EF2FF3">
            <w:r w:rsidRPr="006D41CE">
              <w:t xml:space="preserve">Downstream - Upstream </w:t>
            </w:r>
          </w:p>
        </w:tc>
        <w:tc>
          <w:tcPr>
            <w:tcW w:w="663" w:type="dxa"/>
            <w:noWrap/>
            <w:hideMark/>
          </w:tcPr>
          <w:p w14:paraId="1090C454" w14:textId="77777777" w:rsidR="006D41CE" w:rsidRPr="006D41CE" w:rsidRDefault="006D41CE" w:rsidP="00EF2FF3">
            <w:r w:rsidRPr="006D41CE">
              <w:t>2019</w:t>
            </w:r>
          </w:p>
        </w:tc>
        <w:tc>
          <w:tcPr>
            <w:tcW w:w="1267" w:type="dxa"/>
            <w:noWrap/>
            <w:hideMark/>
          </w:tcPr>
          <w:p w14:paraId="1CC87321" w14:textId="77777777" w:rsidR="006D41CE" w:rsidRPr="006D41CE" w:rsidRDefault="006D41CE" w:rsidP="00EF2FF3">
            <w:r w:rsidRPr="006D41CE">
              <w:t>-0.0552653</w:t>
            </w:r>
          </w:p>
        </w:tc>
        <w:tc>
          <w:tcPr>
            <w:tcW w:w="1186" w:type="dxa"/>
            <w:noWrap/>
            <w:hideMark/>
          </w:tcPr>
          <w:p w14:paraId="50F57DB2" w14:textId="77777777" w:rsidR="006D41CE" w:rsidRPr="006D41CE" w:rsidRDefault="006D41CE" w:rsidP="00EF2FF3">
            <w:r w:rsidRPr="006D41CE">
              <w:t>0.446887</w:t>
            </w:r>
          </w:p>
        </w:tc>
        <w:tc>
          <w:tcPr>
            <w:tcW w:w="1053" w:type="dxa"/>
            <w:noWrap/>
            <w:hideMark/>
          </w:tcPr>
          <w:p w14:paraId="74E40528" w14:textId="77777777" w:rsidR="006D41CE" w:rsidRPr="006D41CE" w:rsidRDefault="006D41CE" w:rsidP="00EF2FF3">
            <w:r w:rsidRPr="006D41CE">
              <w:t>22.91253</w:t>
            </w:r>
          </w:p>
        </w:tc>
        <w:tc>
          <w:tcPr>
            <w:tcW w:w="1267" w:type="dxa"/>
            <w:noWrap/>
            <w:hideMark/>
          </w:tcPr>
          <w:p w14:paraId="6AA6B428" w14:textId="77777777" w:rsidR="006D41CE" w:rsidRPr="006D41CE" w:rsidRDefault="006D41CE" w:rsidP="00EF2FF3">
            <w:r w:rsidRPr="006D41CE">
              <w:t>-0.1236672</w:t>
            </w:r>
          </w:p>
        </w:tc>
        <w:tc>
          <w:tcPr>
            <w:tcW w:w="1186" w:type="dxa"/>
            <w:noWrap/>
            <w:hideMark/>
          </w:tcPr>
          <w:p w14:paraId="185A60A3" w14:textId="77777777" w:rsidR="006D41CE" w:rsidRPr="006D41CE" w:rsidRDefault="006D41CE" w:rsidP="00EF2FF3">
            <w:r w:rsidRPr="006D41CE">
              <w:t>0.9026572</w:t>
            </w:r>
          </w:p>
        </w:tc>
      </w:tr>
    </w:tbl>
    <w:p w14:paraId="7641498B" w14:textId="77777777" w:rsidR="006D41CE" w:rsidRDefault="006D41CE" w:rsidP="006D41CE"/>
    <w:p w14:paraId="41AF4398" w14:textId="77777777" w:rsidR="006D41CE" w:rsidRDefault="006D41CE" w:rsidP="006D41CE">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w:t>
      </w:r>
      <w:r w:rsidRPr="00DA3E26">
        <w:t xml:space="preserve">Estimated marginal means for the total zooplankton CPUE linear mixed effects model with Sidak adjusted pairwise comparisons for </w:t>
      </w:r>
      <w:r>
        <w:t>Flow pulse period</w:t>
      </w:r>
      <w:r w:rsidRPr="00DA3E26">
        <w:t xml:space="preserve"> by </w:t>
      </w:r>
      <w:proofErr w:type="gramStart"/>
      <w:r w:rsidRPr="00DA3E26">
        <w:t>Year</w:t>
      </w:r>
      <w:proofErr w:type="gramEnd"/>
    </w:p>
    <w:tbl>
      <w:tblPr>
        <w:tblStyle w:val="TableGrid"/>
        <w:tblW w:w="0" w:type="auto"/>
        <w:tblLook w:val="04A0" w:firstRow="1" w:lastRow="0" w:firstColumn="1" w:lastColumn="0" w:noHBand="0" w:noVBand="1"/>
      </w:tblPr>
      <w:tblGrid>
        <w:gridCol w:w="1898"/>
        <w:gridCol w:w="663"/>
        <w:gridCol w:w="1424"/>
        <w:gridCol w:w="1332"/>
        <w:gridCol w:w="1181"/>
        <w:gridCol w:w="1424"/>
        <w:gridCol w:w="1332"/>
      </w:tblGrid>
      <w:tr w:rsidR="006D41CE" w:rsidRPr="006D41CE" w14:paraId="36241BAC" w14:textId="77777777" w:rsidTr="00EF2FF3">
        <w:trPr>
          <w:trHeight w:val="300"/>
        </w:trPr>
        <w:tc>
          <w:tcPr>
            <w:tcW w:w="9254" w:type="dxa"/>
            <w:gridSpan w:val="7"/>
            <w:noWrap/>
            <w:hideMark/>
          </w:tcPr>
          <w:p w14:paraId="7BC0FFD9" w14:textId="77777777" w:rsidR="006D41CE" w:rsidRPr="006D41CE" w:rsidRDefault="006D41CE" w:rsidP="00EF2FF3">
            <w:r w:rsidRPr="006D41CE">
              <w:rPr>
                <w:sz w:val="18"/>
                <w:szCs w:val="18"/>
              </w:rPr>
              <w:t xml:space="preserve">lmer_emm2 &lt;- </w:t>
            </w:r>
            <w:proofErr w:type="spellStart"/>
            <w:proofErr w:type="gramStart"/>
            <w:r w:rsidRPr="006D41CE">
              <w:rPr>
                <w:sz w:val="18"/>
                <w:szCs w:val="18"/>
              </w:rPr>
              <w:t>emmeans</w:t>
            </w:r>
            <w:proofErr w:type="spellEnd"/>
            <w:r w:rsidRPr="006D41CE">
              <w:rPr>
                <w:sz w:val="18"/>
                <w:szCs w:val="18"/>
              </w:rPr>
              <w:t>(</w:t>
            </w:r>
            <w:proofErr w:type="gramEnd"/>
            <w:r w:rsidRPr="006D41CE">
              <w:rPr>
                <w:sz w:val="18"/>
                <w:szCs w:val="18"/>
              </w:rPr>
              <w:t>model4.1, specs = pairwise ~</w:t>
            </w:r>
            <w:proofErr w:type="spellStart"/>
            <w:r w:rsidRPr="006D41CE">
              <w:rPr>
                <w:sz w:val="18"/>
                <w:szCs w:val="18"/>
              </w:rPr>
              <w:t>SamplePeriod|Year,adjust</w:t>
            </w:r>
            <w:proofErr w:type="spellEnd"/>
            <w:r w:rsidRPr="006D41CE">
              <w:rPr>
                <w:sz w:val="18"/>
                <w:szCs w:val="18"/>
              </w:rPr>
              <w:t>="</w:t>
            </w:r>
            <w:proofErr w:type="spellStart"/>
            <w:r w:rsidRPr="006D41CE">
              <w:rPr>
                <w:sz w:val="18"/>
                <w:szCs w:val="18"/>
              </w:rPr>
              <w:t>sidak</w:t>
            </w:r>
            <w:proofErr w:type="spellEnd"/>
            <w:r w:rsidRPr="006D41CE">
              <w:rPr>
                <w:sz w:val="18"/>
                <w:szCs w:val="18"/>
              </w:rPr>
              <w:t xml:space="preserve">")#post hoc test on </w:t>
            </w:r>
            <w:proofErr w:type="spellStart"/>
            <w:r w:rsidRPr="006D41CE">
              <w:rPr>
                <w:sz w:val="18"/>
                <w:szCs w:val="18"/>
              </w:rPr>
              <w:t>sampleperiod</w:t>
            </w:r>
            <w:proofErr w:type="spellEnd"/>
            <w:r w:rsidRPr="006D41CE">
              <w:rPr>
                <w:sz w:val="18"/>
                <w:szCs w:val="18"/>
              </w:rPr>
              <w:t xml:space="preserve"> and year </w:t>
            </w:r>
          </w:p>
        </w:tc>
      </w:tr>
      <w:tr w:rsidR="006D41CE" w:rsidRPr="006D41CE" w14:paraId="3203A931" w14:textId="77777777" w:rsidTr="00EF2FF3">
        <w:trPr>
          <w:trHeight w:val="300"/>
        </w:trPr>
        <w:tc>
          <w:tcPr>
            <w:tcW w:w="1898" w:type="dxa"/>
            <w:noWrap/>
            <w:hideMark/>
          </w:tcPr>
          <w:p w14:paraId="2246686F" w14:textId="77777777" w:rsidR="006D41CE" w:rsidRPr="006D41CE" w:rsidRDefault="006D41CE" w:rsidP="00EF2FF3">
            <w:r w:rsidRPr="006D41CE">
              <w:t xml:space="preserve">contrast        </w:t>
            </w:r>
          </w:p>
        </w:tc>
        <w:tc>
          <w:tcPr>
            <w:tcW w:w="663" w:type="dxa"/>
            <w:noWrap/>
            <w:hideMark/>
          </w:tcPr>
          <w:p w14:paraId="022120BA" w14:textId="77777777" w:rsidR="006D41CE" w:rsidRPr="006D41CE" w:rsidRDefault="006D41CE" w:rsidP="00EF2FF3">
            <w:r w:rsidRPr="006D41CE">
              <w:t xml:space="preserve">Year </w:t>
            </w:r>
          </w:p>
        </w:tc>
        <w:tc>
          <w:tcPr>
            <w:tcW w:w="1424" w:type="dxa"/>
            <w:noWrap/>
            <w:hideMark/>
          </w:tcPr>
          <w:p w14:paraId="4BF12E1A" w14:textId="77777777" w:rsidR="006D41CE" w:rsidRPr="006D41CE" w:rsidRDefault="006D41CE" w:rsidP="00EF2FF3">
            <w:r w:rsidRPr="006D41CE">
              <w:t xml:space="preserve">   estimate</w:t>
            </w:r>
          </w:p>
        </w:tc>
        <w:tc>
          <w:tcPr>
            <w:tcW w:w="1332" w:type="dxa"/>
            <w:noWrap/>
            <w:hideMark/>
          </w:tcPr>
          <w:p w14:paraId="7E826D91" w14:textId="77777777" w:rsidR="006D41CE" w:rsidRPr="006D41CE" w:rsidRDefault="006D41CE" w:rsidP="00EF2FF3">
            <w:r w:rsidRPr="006D41CE">
              <w:t xml:space="preserve">        SE</w:t>
            </w:r>
          </w:p>
        </w:tc>
        <w:tc>
          <w:tcPr>
            <w:tcW w:w="1181" w:type="dxa"/>
            <w:noWrap/>
            <w:hideMark/>
          </w:tcPr>
          <w:p w14:paraId="6CB24783" w14:textId="77777777" w:rsidR="006D41CE" w:rsidRPr="006D41CE" w:rsidRDefault="006D41CE" w:rsidP="00EF2FF3">
            <w:r w:rsidRPr="006D41CE">
              <w:t xml:space="preserve">       </w:t>
            </w:r>
            <w:proofErr w:type="spellStart"/>
            <w:r w:rsidRPr="006D41CE">
              <w:t>df</w:t>
            </w:r>
            <w:proofErr w:type="spellEnd"/>
          </w:p>
        </w:tc>
        <w:tc>
          <w:tcPr>
            <w:tcW w:w="1424" w:type="dxa"/>
            <w:noWrap/>
            <w:hideMark/>
          </w:tcPr>
          <w:p w14:paraId="0E6E65E7" w14:textId="77777777" w:rsidR="006D41CE" w:rsidRPr="006D41CE" w:rsidRDefault="006D41CE" w:rsidP="00EF2FF3">
            <w:r w:rsidRPr="006D41CE">
              <w:t xml:space="preserve">    </w:t>
            </w:r>
            <w:proofErr w:type="spellStart"/>
            <w:proofErr w:type="gramStart"/>
            <w:r w:rsidRPr="006D41CE">
              <w:t>t.ratio</w:t>
            </w:r>
            <w:proofErr w:type="spellEnd"/>
            <w:proofErr w:type="gramEnd"/>
          </w:p>
        </w:tc>
        <w:tc>
          <w:tcPr>
            <w:tcW w:w="1332" w:type="dxa"/>
            <w:noWrap/>
            <w:hideMark/>
          </w:tcPr>
          <w:p w14:paraId="3C480564" w14:textId="77777777" w:rsidR="006D41CE" w:rsidRPr="006D41CE" w:rsidRDefault="006D41CE" w:rsidP="00EF2FF3">
            <w:r w:rsidRPr="006D41CE">
              <w:t xml:space="preserve">   </w:t>
            </w:r>
            <w:proofErr w:type="spellStart"/>
            <w:r w:rsidRPr="006D41CE">
              <w:t>p.value</w:t>
            </w:r>
            <w:proofErr w:type="spellEnd"/>
          </w:p>
        </w:tc>
      </w:tr>
      <w:tr w:rsidR="006D41CE" w:rsidRPr="006D41CE" w14:paraId="62C34260" w14:textId="77777777" w:rsidTr="00EF2FF3">
        <w:trPr>
          <w:trHeight w:val="300"/>
        </w:trPr>
        <w:tc>
          <w:tcPr>
            <w:tcW w:w="1898" w:type="dxa"/>
            <w:noWrap/>
            <w:hideMark/>
          </w:tcPr>
          <w:p w14:paraId="517E8ACD" w14:textId="77777777" w:rsidR="006D41CE" w:rsidRPr="006D41CE" w:rsidRDefault="006D41CE" w:rsidP="00EF2FF3">
            <w:r w:rsidRPr="006D41CE">
              <w:t xml:space="preserve">Before - During </w:t>
            </w:r>
          </w:p>
        </w:tc>
        <w:tc>
          <w:tcPr>
            <w:tcW w:w="663" w:type="dxa"/>
            <w:noWrap/>
            <w:hideMark/>
          </w:tcPr>
          <w:p w14:paraId="7E9FB7AE" w14:textId="77777777" w:rsidR="006D41CE" w:rsidRPr="006D41CE" w:rsidRDefault="006D41CE" w:rsidP="00EF2FF3">
            <w:r w:rsidRPr="006D41CE">
              <w:t>2014</w:t>
            </w:r>
          </w:p>
        </w:tc>
        <w:tc>
          <w:tcPr>
            <w:tcW w:w="1424" w:type="dxa"/>
            <w:noWrap/>
            <w:hideMark/>
          </w:tcPr>
          <w:p w14:paraId="50568CEA" w14:textId="77777777" w:rsidR="006D41CE" w:rsidRPr="006D41CE" w:rsidRDefault="006D41CE" w:rsidP="00EF2FF3">
            <w:r w:rsidRPr="006D41CE">
              <w:t>-0.1441128</w:t>
            </w:r>
          </w:p>
        </w:tc>
        <w:tc>
          <w:tcPr>
            <w:tcW w:w="1332" w:type="dxa"/>
            <w:noWrap/>
            <w:hideMark/>
          </w:tcPr>
          <w:p w14:paraId="2368CCD8" w14:textId="77777777" w:rsidR="006D41CE" w:rsidRPr="006D41CE" w:rsidRDefault="006D41CE" w:rsidP="00EF2FF3">
            <w:r w:rsidRPr="006D41CE">
              <w:t>0.4818763</w:t>
            </w:r>
          </w:p>
        </w:tc>
        <w:tc>
          <w:tcPr>
            <w:tcW w:w="1181" w:type="dxa"/>
            <w:noWrap/>
            <w:hideMark/>
          </w:tcPr>
          <w:p w14:paraId="06873A29" w14:textId="77777777" w:rsidR="006D41CE" w:rsidRPr="006D41CE" w:rsidRDefault="006D41CE" w:rsidP="00EF2FF3">
            <w:r w:rsidRPr="006D41CE">
              <w:t>339.0231</w:t>
            </w:r>
          </w:p>
        </w:tc>
        <w:tc>
          <w:tcPr>
            <w:tcW w:w="1424" w:type="dxa"/>
            <w:noWrap/>
            <w:hideMark/>
          </w:tcPr>
          <w:p w14:paraId="0CCEF982" w14:textId="77777777" w:rsidR="006D41CE" w:rsidRPr="006D41CE" w:rsidRDefault="006D41CE" w:rsidP="00EF2FF3">
            <w:r w:rsidRPr="006D41CE">
              <w:t>-0.299066</w:t>
            </w:r>
          </w:p>
        </w:tc>
        <w:tc>
          <w:tcPr>
            <w:tcW w:w="1332" w:type="dxa"/>
            <w:noWrap/>
            <w:hideMark/>
          </w:tcPr>
          <w:p w14:paraId="7B46B60E" w14:textId="77777777" w:rsidR="006D41CE" w:rsidRPr="006D41CE" w:rsidRDefault="006D41CE" w:rsidP="00EF2FF3">
            <w:r w:rsidRPr="006D41CE">
              <w:t>0.9870342</w:t>
            </w:r>
          </w:p>
        </w:tc>
      </w:tr>
      <w:tr w:rsidR="006D41CE" w:rsidRPr="006D41CE" w14:paraId="6862DE25" w14:textId="77777777" w:rsidTr="00EF2FF3">
        <w:trPr>
          <w:trHeight w:val="300"/>
        </w:trPr>
        <w:tc>
          <w:tcPr>
            <w:tcW w:w="1898" w:type="dxa"/>
            <w:noWrap/>
            <w:hideMark/>
          </w:tcPr>
          <w:p w14:paraId="77D6507C" w14:textId="77777777" w:rsidR="006D41CE" w:rsidRPr="006D41CE" w:rsidRDefault="006D41CE" w:rsidP="00EF2FF3">
            <w:r w:rsidRPr="006D41CE">
              <w:t xml:space="preserve">Before - After  </w:t>
            </w:r>
          </w:p>
        </w:tc>
        <w:tc>
          <w:tcPr>
            <w:tcW w:w="663" w:type="dxa"/>
            <w:noWrap/>
            <w:hideMark/>
          </w:tcPr>
          <w:p w14:paraId="73DAAFA9" w14:textId="77777777" w:rsidR="006D41CE" w:rsidRPr="006D41CE" w:rsidRDefault="006D41CE" w:rsidP="00EF2FF3">
            <w:r w:rsidRPr="006D41CE">
              <w:t>2014</w:t>
            </w:r>
          </w:p>
        </w:tc>
        <w:tc>
          <w:tcPr>
            <w:tcW w:w="1424" w:type="dxa"/>
            <w:noWrap/>
            <w:hideMark/>
          </w:tcPr>
          <w:p w14:paraId="2791E819" w14:textId="77777777" w:rsidR="006D41CE" w:rsidRPr="006D41CE" w:rsidRDefault="006D41CE" w:rsidP="00EF2FF3">
            <w:r w:rsidRPr="006D41CE">
              <w:t>-0.0040036</w:t>
            </w:r>
          </w:p>
        </w:tc>
        <w:tc>
          <w:tcPr>
            <w:tcW w:w="1332" w:type="dxa"/>
            <w:noWrap/>
            <w:hideMark/>
          </w:tcPr>
          <w:p w14:paraId="2381CABF" w14:textId="77777777" w:rsidR="006D41CE" w:rsidRPr="006D41CE" w:rsidRDefault="006D41CE" w:rsidP="00EF2FF3">
            <w:r w:rsidRPr="006D41CE">
              <w:t>0.3542916</w:t>
            </w:r>
          </w:p>
        </w:tc>
        <w:tc>
          <w:tcPr>
            <w:tcW w:w="1181" w:type="dxa"/>
            <w:noWrap/>
            <w:hideMark/>
          </w:tcPr>
          <w:p w14:paraId="454BB5B0" w14:textId="77777777" w:rsidR="006D41CE" w:rsidRPr="006D41CE" w:rsidRDefault="006D41CE" w:rsidP="00EF2FF3">
            <w:r w:rsidRPr="006D41CE">
              <w:t>339.0098</w:t>
            </w:r>
          </w:p>
        </w:tc>
        <w:tc>
          <w:tcPr>
            <w:tcW w:w="1424" w:type="dxa"/>
            <w:noWrap/>
            <w:hideMark/>
          </w:tcPr>
          <w:p w14:paraId="0485F28A" w14:textId="77777777" w:rsidR="006D41CE" w:rsidRPr="006D41CE" w:rsidRDefault="006D41CE" w:rsidP="00EF2FF3">
            <w:r w:rsidRPr="006D41CE">
              <w:t>-0.0113004</w:t>
            </w:r>
          </w:p>
        </w:tc>
        <w:tc>
          <w:tcPr>
            <w:tcW w:w="1332" w:type="dxa"/>
            <w:noWrap/>
            <w:hideMark/>
          </w:tcPr>
          <w:p w14:paraId="21B64431" w14:textId="77777777" w:rsidR="006D41CE" w:rsidRPr="006D41CE" w:rsidRDefault="006D41CE" w:rsidP="00EF2FF3">
            <w:r w:rsidRPr="006D41CE">
              <w:t>0.9999993</w:t>
            </w:r>
          </w:p>
        </w:tc>
      </w:tr>
      <w:tr w:rsidR="006D41CE" w:rsidRPr="006D41CE" w14:paraId="1046A091" w14:textId="77777777" w:rsidTr="00EF2FF3">
        <w:trPr>
          <w:trHeight w:val="300"/>
        </w:trPr>
        <w:tc>
          <w:tcPr>
            <w:tcW w:w="1898" w:type="dxa"/>
            <w:noWrap/>
            <w:hideMark/>
          </w:tcPr>
          <w:p w14:paraId="33F1232F" w14:textId="77777777" w:rsidR="006D41CE" w:rsidRPr="006D41CE" w:rsidRDefault="006D41CE" w:rsidP="00EF2FF3">
            <w:r w:rsidRPr="006D41CE">
              <w:t xml:space="preserve">During - After  </w:t>
            </w:r>
          </w:p>
        </w:tc>
        <w:tc>
          <w:tcPr>
            <w:tcW w:w="663" w:type="dxa"/>
            <w:noWrap/>
            <w:hideMark/>
          </w:tcPr>
          <w:p w14:paraId="44DF9193" w14:textId="77777777" w:rsidR="006D41CE" w:rsidRPr="006D41CE" w:rsidRDefault="006D41CE" w:rsidP="00EF2FF3">
            <w:r w:rsidRPr="006D41CE">
              <w:t>2014</w:t>
            </w:r>
          </w:p>
        </w:tc>
        <w:tc>
          <w:tcPr>
            <w:tcW w:w="1424" w:type="dxa"/>
            <w:noWrap/>
            <w:hideMark/>
          </w:tcPr>
          <w:p w14:paraId="4FE08387" w14:textId="77777777" w:rsidR="006D41CE" w:rsidRPr="006D41CE" w:rsidRDefault="006D41CE" w:rsidP="00EF2FF3">
            <w:r w:rsidRPr="006D41CE">
              <w:t>0.1401092</w:t>
            </w:r>
          </w:p>
        </w:tc>
        <w:tc>
          <w:tcPr>
            <w:tcW w:w="1332" w:type="dxa"/>
            <w:noWrap/>
            <w:hideMark/>
          </w:tcPr>
          <w:p w14:paraId="7322A4B0" w14:textId="77777777" w:rsidR="006D41CE" w:rsidRPr="006D41CE" w:rsidRDefault="006D41CE" w:rsidP="00EF2FF3">
            <w:r w:rsidRPr="006D41CE">
              <w:t>0.4562412</w:t>
            </w:r>
          </w:p>
        </w:tc>
        <w:tc>
          <w:tcPr>
            <w:tcW w:w="1181" w:type="dxa"/>
            <w:noWrap/>
            <w:hideMark/>
          </w:tcPr>
          <w:p w14:paraId="1314DB31" w14:textId="77777777" w:rsidR="006D41CE" w:rsidRPr="006D41CE" w:rsidRDefault="006D41CE" w:rsidP="00EF2FF3">
            <w:r w:rsidRPr="006D41CE">
              <w:t>339.0102</w:t>
            </w:r>
          </w:p>
        </w:tc>
        <w:tc>
          <w:tcPr>
            <w:tcW w:w="1424" w:type="dxa"/>
            <w:noWrap/>
            <w:hideMark/>
          </w:tcPr>
          <w:p w14:paraId="2229A5F8" w14:textId="77777777" w:rsidR="006D41CE" w:rsidRPr="006D41CE" w:rsidRDefault="006D41CE" w:rsidP="00EF2FF3">
            <w:r w:rsidRPr="006D41CE">
              <w:t>0.3070946</w:t>
            </w:r>
          </w:p>
        </w:tc>
        <w:tc>
          <w:tcPr>
            <w:tcW w:w="1332" w:type="dxa"/>
            <w:noWrap/>
            <w:hideMark/>
          </w:tcPr>
          <w:p w14:paraId="32D0D34B" w14:textId="77777777" w:rsidR="006D41CE" w:rsidRPr="006D41CE" w:rsidRDefault="006D41CE" w:rsidP="00EF2FF3">
            <w:r w:rsidRPr="006D41CE">
              <w:t>0.9859955</w:t>
            </w:r>
          </w:p>
        </w:tc>
      </w:tr>
      <w:tr w:rsidR="006D41CE" w:rsidRPr="006D41CE" w14:paraId="11B7EB60" w14:textId="77777777" w:rsidTr="00EF2FF3">
        <w:trPr>
          <w:trHeight w:val="300"/>
        </w:trPr>
        <w:tc>
          <w:tcPr>
            <w:tcW w:w="1898" w:type="dxa"/>
            <w:noWrap/>
            <w:hideMark/>
          </w:tcPr>
          <w:p w14:paraId="008A969F" w14:textId="77777777" w:rsidR="006D41CE" w:rsidRPr="006D41CE" w:rsidRDefault="006D41CE" w:rsidP="00EF2FF3">
            <w:r w:rsidRPr="006D41CE">
              <w:t xml:space="preserve">Before - During </w:t>
            </w:r>
          </w:p>
        </w:tc>
        <w:tc>
          <w:tcPr>
            <w:tcW w:w="663" w:type="dxa"/>
            <w:noWrap/>
            <w:hideMark/>
          </w:tcPr>
          <w:p w14:paraId="5FC11139" w14:textId="77777777" w:rsidR="006D41CE" w:rsidRPr="006D41CE" w:rsidRDefault="006D41CE" w:rsidP="00EF2FF3">
            <w:r w:rsidRPr="006D41CE">
              <w:t>2015</w:t>
            </w:r>
          </w:p>
        </w:tc>
        <w:tc>
          <w:tcPr>
            <w:tcW w:w="1424" w:type="dxa"/>
            <w:noWrap/>
            <w:hideMark/>
          </w:tcPr>
          <w:p w14:paraId="0CBEB225" w14:textId="77777777" w:rsidR="006D41CE" w:rsidRPr="006D41CE" w:rsidRDefault="006D41CE" w:rsidP="00EF2FF3">
            <w:r w:rsidRPr="006D41CE">
              <w:t>-0.5132731</w:t>
            </w:r>
          </w:p>
        </w:tc>
        <w:tc>
          <w:tcPr>
            <w:tcW w:w="1332" w:type="dxa"/>
            <w:noWrap/>
            <w:hideMark/>
          </w:tcPr>
          <w:p w14:paraId="0AC4ECBE" w14:textId="77777777" w:rsidR="006D41CE" w:rsidRPr="006D41CE" w:rsidRDefault="006D41CE" w:rsidP="00EF2FF3">
            <w:r w:rsidRPr="006D41CE">
              <w:t>0.3704721</w:t>
            </w:r>
          </w:p>
        </w:tc>
        <w:tc>
          <w:tcPr>
            <w:tcW w:w="1181" w:type="dxa"/>
            <w:noWrap/>
            <w:hideMark/>
          </w:tcPr>
          <w:p w14:paraId="3FBAEA73" w14:textId="77777777" w:rsidR="006D41CE" w:rsidRPr="006D41CE" w:rsidRDefault="006D41CE" w:rsidP="00EF2FF3">
            <w:r w:rsidRPr="006D41CE">
              <w:t>339.1442</w:t>
            </w:r>
          </w:p>
        </w:tc>
        <w:tc>
          <w:tcPr>
            <w:tcW w:w="1424" w:type="dxa"/>
            <w:noWrap/>
            <w:hideMark/>
          </w:tcPr>
          <w:p w14:paraId="00C104D0" w14:textId="77777777" w:rsidR="006D41CE" w:rsidRPr="006D41CE" w:rsidRDefault="006D41CE" w:rsidP="00EF2FF3">
            <w:r w:rsidRPr="006D41CE">
              <w:t>-1.3854568</w:t>
            </w:r>
          </w:p>
        </w:tc>
        <w:tc>
          <w:tcPr>
            <w:tcW w:w="1332" w:type="dxa"/>
            <w:noWrap/>
            <w:hideMark/>
          </w:tcPr>
          <w:p w14:paraId="07E25A89" w14:textId="77777777" w:rsidR="006D41CE" w:rsidRPr="006D41CE" w:rsidRDefault="006D41CE" w:rsidP="00EF2FF3">
            <w:r w:rsidRPr="006D41CE">
              <w:t>0.4216226</w:t>
            </w:r>
          </w:p>
        </w:tc>
      </w:tr>
      <w:tr w:rsidR="006D41CE" w:rsidRPr="006D41CE" w14:paraId="0FEFECAC" w14:textId="77777777" w:rsidTr="00EF2FF3">
        <w:trPr>
          <w:trHeight w:val="300"/>
        </w:trPr>
        <w:tc>
          <w:tcPr>
            <w:tcW w:w="1898" w:type="dxa"/>
            <w:noWrap/>
            <w:hideMark/>
          </w:tcPr>
          <w:p w14:paraId="57CD8A4B" w14:textId="77777777" w:rsidR="006D41CE" w:rsidRPr="006D41CE" w:rsidRDefault="006D41CE" w:rsidP="00EF2FF3">
            <w:r w:rsidRPr="006D41CE">
              <w:t xml:space="preserve">Before - After  </w:t>
            </w:r>
          </w:p>
        </w:tc>
        <w:tc>
          <w:tcPr>
            <w:tcW w:w="663" w:type="dxa"/>
            <w:noWrap/>
            <w:hideMark/>
          </w:tcPr>
          <w:p w14:paraId="033F3B39" w14:textId="77777777" w:rsidR="006D41CE" w:rsidRPr="006D41CE" w:rsidRDefault="006D41CE" w:rsidP="00EF2FF3">
            <w:r w:rsidRPr="006D41CE">
              <w:t>2015</w:t>
            </w:r>
          </w:p>
        </w:tc>
        <w:tc>
          <w:tcPr>
            <w:tcW w:w="1424" w:type="dxa"/>
            <w:noWrap/>
            <w:hideMark/>
          </w:tcPr>
          <w:p w14:paraId="2BCFBEF1" w14:textId="77777777" w:rsidR="006D41CE" w:rsidRPr="006D41CE" w:rsidRDefault="006D41CE" w:rsidP="00EF2FF3">
            <w:r w:rsidRPr="006D41CE">
              <w:t>-0.6313447</w:t>
            </w:r>
          </w:p>
        </w:tc>
        <w:tc>
          <w:tcPr>
            <w:tcW w:w="1332" w:type="dxa"/>
            <w:noWrap/>
            <w:hideMark/>
          </w:tcPr>
          <w:p w14:paraId="5BDCF719" w14:textId="77777777" w:rsidR="006D41CE" w:rsidRPr="006D41CE" w:rsidRDefault="006D41CE" w:rsidP="00EF2FF3">
            <w:r w:rsidRPr="006D41CE">
              <w:t>0.3717695</w:t>
            </w:r>
          </w:p>
        </w:tc>
        <w:tc>
          <w:tcPr>
            <w:tcW w:w="1181" w:type="dxa"/>
            <w:noWrap/>
            <w:hideMark/>
          </w:tcPr>
          <w:p w14:paraId="470058DE" w14:textId="77777777" w:rsidR="006D41CE" w:rsidRPr="006D41CE" w:rsidRDefault="006D41CE" w:rsidP="00EF2FF3">
            <w:r w:rsidRPr="006D41CE">
              <w:t>339.369</w:t>
            </w:r>
          </w:p>
        </w:tc>
        <w:tc>
          <w:tcPr>
            <w:tcW w:w="1424" w:type="dxa"/>
            <w:noWrap/>
            <w:hideMark/>
          </w:tcPr>
          <w:p w14:paraId="735E0DDE" w14:textId="77777777" w:rsidR="006D41CE" w:rsidRPr="006D41CE" w:rsidRDefault="006D41CE" w:rsidP="00EF2FF3">
            <w:r w:rsidRPr="006D41CE">
              <w:t>-1.6982151</w:t>
            </w:r>
          </w:p>
        </w:tc>
        <w:tc>
          <w:tcPr>
            <w:tcW w:w="1332" w:type="dxa"/>
            <w:noWrap/>
            <w:hideMark/>
          </w:tcPr>
          <w:p w14:paraId="7A46F9F4" w14:textId="77777777" w:rsidR="006D41CE" w:rsidRPr="006D41CE" w:rsidRDefault="006D41CE" w:rsidP="00EF2FF3">
            <w:r w:rsidRPr="006D41CE">
              <w:t>0.247382</w:t>
            </w:r>
          </w:p>
        </w:tc>
      </w:tr>
      <w:tr w:rsidR="006D41CE" w:rsidRPr="006D41CE" w14:paraId="4995DC2F" w14:textId="77777777" w:rsidTr="00EF2FF3">
        <w:trPr>
          <w:trHeight w:val="300"/>
        </w:trPr>
        <w:tc>
          <w:tcPr>
            <w:tcW w:w="1898" w:type="dxa"/>
            <w:noWrap/>
            <w:hideMark/>
          </w:tcPr>
          <w:p w14:paraId="02572CAC" w14:textId="77777777" w:rsidR="006D41CE" w:rsidRPr="006D41CE" w:rsidRDefault="006D41CE" w:rsidP="00EF2FF3">
            <w:r w:rsidRPr="006D41CE">
              <w:t xml:space="preserve">During - After  </w:t>
            </w:r>
          </w:p>
        </w:tc>
        <w:tc>
          <w:tcPr>
            <w:tcW w:w="663" w:type="dxa"/>
            <w:noWrap/>
            <w:hideMark/>
          </w:tcPr>
          <w:p w14:paraId="65598013" w14:textId="77777777" w:rsidR="006D41CE" w:rsidRPr="006D41CE" w:rsidRDefault="006D41CE" w:rsidP="00EF2FF3">
            <w:r w:rsidRPr="006D41CE">
              <w:t>2015</w:t>
            </w:r>
          </w:p>
        </w:tc>
        <w:tc>
          <w:tcPr>
            <w:tcW w:w="1424" w:type="dxa"/>
            <w:noWrap/>
            <w:hideMark/>
          </w:tcPr>
          <w:p w14:paraId="35933E95" w14:textId="77777777" w:rsidR="006D41CE" w:rsidRPr="006D41CE" w:rsidRDefault="006D41CE" w:rsidP="00EF2FF3">
            <w:r w:rsidRPr="006D41CE">
              <w:t>-0.1180716</w:t>
            </w:r>
          </w:p>
        </w:tc>
        <w:tc>
          <w:tcPr>
            <w:tcW w:w="1332" w:type="dxa"/>
            <w:noWrap/>
            <w:hideMark/>
          </w:tcPr>
          <w:p w14:paraId="6CD4B743" w14:textId="77777777" w:rsidR="006D41CE" w:rsidRPr="006D41CE" w:rsidRDefault="006D41CE" w:rsidP="00EF2FF3">
            <w:r w:rsidRPr="006D41CE">
              <w:t>0.3556705</w:t>
            </w:r>
          </w:p>
        </w:tc>
        <w:tc>
          <w:tcPr>
            <w:tcW w:w="1181" w:type="dxa"/>
            <w:noWrap/>
            <w:hideMark/>
          </w:tcPr>
          <w:p w14:paraId="37877D13" w14:textId="77777777" w:rsidR="006D41CE" w:rsidRPr="006D41CE" w:rsidRDefault="006D41CE" w:rsidP="00EF2FF3">
            <w:r w:rsidRPr="006D41CE">
              <w:t>339.0774</w:t>
            </w:r>
          </w:p>
        </w:tc>
        <w:tc>
          <w:tcPr>
            <w:tcW w:w="1424" w:type="dxa"/>
            <w:noWrap/>
            <w:hideMark/>
          </w:tcPr>
          <w:p w14:paraId="63D625EE" w14:textId="77777777" w:rsidR="006D41CE" w:rsidRPr="006D41CE" w:rsidRDefault="006D41CE" w:rsidP="00EF2FF3">
            <w:r w:rsidRPr="006D41CE">
              <w:t>-0.3319689</w:t>
            </w:r>
          </w:p>
        </w:tc>
        <w:tc>
          <w:tcPr>
            <w:tcW w:w="1332" w:type="dxa"/>
            <w:noWrap/>
            <w:hideMark/>
          </w:tcPr>
          <w:p w14:paraId="297A081C" w14:textId="77777777" w:rsidR="006D41CE" w:rsidRPr="006D41CE" w:rsidRDefault="006D41CE" w:rsidP="00EF2FF3">
            <w:r w:rsidRPr="006D41CE">
              <w:t>0.9824479</w:t>
            </w:r>
          </w:p>
        </w:tc>
      </w:tr>
      <w:tr w:rsidR="006D41CE" w:rsidRPr="006D41CE" w14:paraId="3722FD57" w14:textId="77777777" w:rsidTr="00EF2FF3">
        <w:trPr>
          <w:trHeight w:val="300"/>
        </w:trPr>
        <w:tc>
          <w:tcPr>
            <w:tcW w:w="1898" w:type="dxa"/>
            <w:noWrap/>
            <w:hideMark/>
          </w:tcPr>
          <w:p w14:paraId="152CD1E4" w14:textId="77777777" w:rsidR="006D41CE" w:rsidRPr="006D41CE" w:rsidRDefault="006D41CE" w:rsidP="00EF2FF3">
            <w:r w:rsidRPr="006D41CE">
              <w:t xml:space="preserve">Before - During </w:t>
            </w:r>
          </w:p>
        </w:tc>
        <w:tc>
          <w:tcPr>
            <w:tcW w:w="663" w:type="dxa"/>
            <w:noWrap/>
            <w:hideMark/>
          </w:tcPr>
          <w:p w14:paraId="737CD0FF" w14:textId="77777777" w:rsidR="006D41CE" w:rsidRPr="006D41CE" w:rsidRDefault="006D41CE" w:rsidP="00EF2FF3">
            <w:r w:rsidRPr="006D41CE">
              <w:t>2016</w:t>
            </w:r>
          </w:p>
        </w:tc>
        <w:tc>
          <w:tcPr>
            <w:tcW w:w="1424" w:type="dxa"/>
            <w:noWrap/>
            <w:hideMark/>
          </w:tcPr>
          <w:p w14:paraId="166AB72F" w14:textId="77777777" w:rsidR="006D41CE" w:rsidRPr="006D41CE" w:rsidRDefault="006D41CE" w:rsidP="00EF2FF3">
            <w:r w:rsidRPr="006D41CE">
              <w:t>0.8531637</w:t>
            </w:r>
          </w:p>
        </w:tc>
        <w:tc>
          <w:tcPr>
            <w:tcW w:w="1332" w:type="dxa"/>
            <w:noWrap/>
            <w:hideMark/>
          </w:tcPr>
          <w:p w14:paraId="170232F6" w14:textId="77777777" w:rsidR="006D41CE" w:rsidRPr="006D41CE" w:rsidRDefault="006D41CE" w:rsidP="00EF2FF3">
            <w:r w:rsidRPr="006D41CE">
              <w:t>0.5027936</w:t>
            </w:r>
          </w:p>
        </w:tc>
        <w:tc>
          <w:tcPr>
            <w:tcW w:w="1181" w:type="dxa"/>
            <w:noWrap/>
            <w:hideMark/>
          </w:tcPr>
          <w:p w14:paraId="4A69B346" w14:textId="77777777" w:rsidR="006D41CE" w:rsidRPr="006D41CE" w:rsidRDefault="006D41CE" w:rsidP="00EF2FF3">
            <w:r w:rsidRPr="006D41CE">
              <w:t>339.3611</w:t>
            </w:r>
          </w:p>
        </w:tc>
        <w:tc>
          <w:tcPr>
            <w:tcW w:w="1424" w:type="dxa"/>
            <w:noWrap/>
            <w:hideMark/>
          </w:tcPr>
          <w:p w14:paraId="540F6F34" w14:textId="77777777" w:rsidR="006D41CE" w:rsidRPr="006D41CE" w:rsidRDefault="006D41CE" w:rsidP="00EF2FF3">
            <w:r w:rsidRPr="006D41CE">
              <w:t>1.6968468</w:t>
            </w:r>
          </w:p>
        </w:tc>
        <w:tc>
          <w:tcPr>
            <w:tcW w:w="1332" w:type="dxa"/>
            <w:noWrap/>
            <w:hideMark/>
          </w:tcPr>
          <w:p w14:paraId="6F29F182" w14:textId="77777777" w:rsidR="006D41CE" w:rsidRPr="006D41CE" w:rsidRDefault="006D41CE" w:rsidP="00EF2FF3">
            <w:r w:rsidRPr="006D41CE">
              <w:t>0.2480241</w:t>
            </w:r>
          </w:p>
        </w:tc>
      </w:tr>
      <w:tr w:rsidR="006D41CE" w:rsidRPr="006D41CE" w14:paraId="0E11FE37" w14:textId="77777777" w:rsidTr="00EF2FF3">
        <w:trPr>
          <w:trHeight w:val="300"/>
        </w:trPr>
        <w:tc>
          <w:tcPr>
            <w:tcW w:w="1898" w:type="dxa"/>
            <w:noWrap/>
            <w:hideMark/>
          </w:tcPr>
          <w:p w14:paraId="545DC8D9" w14:textId="77777777" w:rsidR="006D41CE" w:rsidRPr="006D41CE" w:rsidRDefault="006D41CE" w:rsidP="00EF2FF3">
            <w:r w:rsidRPr="006D41CE">
              <w:t xml:space="preserve">Before - After  </w:t>
            </w:r>
          </w:p>
        </w:tc>
        <w:tc>
          <w:tcPr>
            <w:tcW w:w="663" w:type="dxa"/>
            <w:noWrap/>
            <w:hideMark/>
          </w:tcPr>
          <w:p w14:paraId="2CEF094C" w14:textId="77777777" w:rsidR="006D41CE" w:rsidRPr="006D41CE" w:rsidRDefault="006D41CE" w:rsidP="00EF2FF3">
            <w:r w:rsidRPr="006D41CE">
              <w:t>2016</w:t>
            </w:r>
          </w:p>
        </w:tc>
        <w:tc>
          <w:tcPr>
            <w:tcW w:w="1424" w:type="dxa"/>
            <w:noWrap/>
            <w:hideMark/>
          </w:tcPr>
          <w:p w14:paraId="694461A1" w14:textId="77777777" w:rsidR="006D41CE" w:rsidRPr="006D41CE" w:rsidRDefault="006D41CE" w:rsidP="00EF2FF3">
            <w:r w:rsidRPr="006D41CE">
              <w:t>1.3449034</w:t>
            </w:r>
          </w:p>
        </w:tc>
        <w:tc>
          <w:tcPr>
            <w:tcW w:w="1332" w:type="dxa"/>
            <w:noWrap/>
            <w:hideMark/>
          </w:tcPr>
          <w:p w14:paraId="7F624017" w14:textId="77777777" w:rsidR="006D41CE" w:rsidRPr="006D41CE" w:rsidRDefault="006D41CE" w:rsidP="00EF2FF3">
            <w:r w:rsidRPr="006D41CE">
              <w:t>0.374005</w:t>
            </w:r>
          </w:p>
        </w:tc>
        <w:tc>
          <w:tcPr>
            <w:tcW w:w="1181" w:type="dxa"/>
            <w:noWrap/>
            <w:hideMark/>
          </w:tcPr>
          <w:p w14:paraId="7741B40E" w14:textId="77777777" w:rsidR="006D41CE" w:rsidRPr="006D41CE" w:rsidRDefault="006D41CE" w:rsidP="00EF2FF3">
            <w:r w:rsidRPr="006D41CE">
              <w:t>339.8485</w:t>
            </w:r>
          </w:p>
        </w:tc>
        <w:tc>
          <w:tcPr>
            <w:tcW w:w="1424" w:type="dxa"/>
            <w:noWrap/>
            <w:hideMark/>
          </w:tcPr>
          <w:p w14:paraId="2EA5671C" w14:textId="77777777" w:rsidR="006D41CE" w:rsidRPr="006D41CE" w:rsidRDefault="006D41CE" w:rsidP="00EF2FF3">
            <w:r w:rsidRPr="006D41CE">
              <w:t>3.59595</w:t>
            </w:r>
          </w:p>
        </w:tc>
        <w:tc>
          <w:tcPr>
            <w:tcW w:w="1332" w:type="dxa"/>
            <w:noWrap/>
            <w:hideMark/>
          </w:tcPr>
          <w:p w14:paraId="1A7177EA" w14:textId="77777777" w:rsidR="006D41CE" w:rsidRPr="006D41CE" w:rsidRDefault="006D41CE" w:rsidP="00EF2FF3">
            <w:r w:rsidRPr="006D41CE">
              <w:t>0.0011129</w:t>
            </w:r>
          </w:p>
        </w:tc>
      </w:tr>
      <w:tr w:rsidR="006D41CE" w:rsidRPr="006D41CE" w14:paraId="2EDDCED9" w14:textId="77777777" w:rsidTr="00EF2FF3">
        <w:trPr>
          <w:trHeight w:val="300"/>
        </w:trPr>
        <w:tc>
          <w:tcPr>
            <w:tcW w:w="1898" w:type="dxa"/>
            <w:noWrap/>
            <w:hideMark/>
          </w:tcPr>
          <w:p w14:paraId="63522BEA" w14:textId="77777777" w:rsidR="006D41CE" w:rsidRPr="006D41CE" w:rsidRDefault="006D41CE" w:rsidP="00EF2FF3">
            <w:r w:rsidRPr="006D41CE">
              <w:t xml:space="preserve">During - After  </w:t>
            </w:r>
          </w:p>
        </w:tc>
        <w:tc>
          <w:tcPr>
            <w:tcW w:w="663" w:type="dxa"/>
            <w:noWrap/>
            <w:hideMark/>
          </w:tcPr>
          <w:p w14:paraId="626BA917" w14:textId="77777777" w:rsidR="006D41CE" w:rsidRPr="006D41CE" w:rsidRDefault="006D41CE" w:rsidP="00EF2FF3">
            <w:r w:rsidRPr="006D41CE">
              <w:t>2016</w:t>
            </w:r>
          </w:p>
        </w:tc>
        <w:tc>
          <w:tcPr>
            <w:tcW w:w="1424" w:type="dxa"/>
            <w:noWrap/>
            <w:hideMark/>
          </w:tcPr>
          <w:p w14:paraId="5742C593" w14:textId="77777777" w:rsidR="006D41CE" w:rsidRPr="006D41CE" w:rsidRDefault="006D41CE" w:rsidP="00EF2FF3">
            <w:r w:rsidRPr="006D41CE">
              <w:t>0.4917397</w:t>
            </w:r>
          </w:p>
        </w:tc>
        <w:tc>
          <w:tcPr>
            <w:tcW w:w="1332" w:type="dxa"/>
            <w:noWrap/>
            <w:hideMark/>
          </w:tcPr>
          <w:p w14:paraId="37A279A9" w14:textId="77777777" w:rsidR="006D41CE" w:rsidRPr="006D41CE" w:rsidRDefault="006D41CE" w:rsidP="00EF2FF3">
            <w:r w:rsidRPr="006D41CE">
              <w:t>0.449959</w:t>
            </w:r>
          </w:p>
        </w:tc>
        <w:tc>
          <w:tcPr>
            <w:tcW w:w="1181" w:type="dxa"/>
            <w:noWrap/>
            <w:hideMark/>
          </w:tcPr>
          <w:p w14:paraId="6F221964" w14:textId="77777777" w:rsidR="006D41CE" w:rsidRPr="006D41CE" w:rsidRDefault="006D41CE" w:rsidP="00EF2FF3">
            <w:r w:rsidRPr="006D41CE">
              <w:t>339.3343</w:t>
            </w:r>
          </w:p>
        </w:tc>
        <w:tc>
          <w:tcPr>
            <w:tcW w:w="1424" w:type="dxa"/>
            <w:noWrap/>
            <w:hideMark/>
          </w:tcPr>
          <w:p w14:paraId="0A34F8BC" w14:textId="77777777" w:rsidR="006D41CE" w:rsidRPr="006D41CE" w:rsidRDefault="006D41CE" w:rsidP="00EF2FF3">
            <w:r w:rsidRPr="006D41CE">
              <w:t>1.0928545</w:t>
            </w:r>
          </w:p>
        </w:tc>
        <w:tc>
          <w:tcPr>
            <w:tcW w:w="1332" w:type="dxa"/>
            <w:noWrap/>
            <w:hideMark/>
          </w:tcPr>
          <w:p w14:paraId="2D36EAE3" w14:textId="77777777" w:rsidR="006D41CE" w:rsidRPr="006D41CE" w:rsidRDefault="006D41CE" w:rsidP="00EF2FF3">
            <w:r w:rsidRPr="006D41CE">
              <w:t>0.6192891</w:t>
            </w:r>
          </w:p>
        </w:tc>
      </w:tr>
      <w:tr w:rsidR="006D41CE" w:rsidRPr="006D41CE" w14:paraId="640855F4" w14:textId="77777777" w:rsidTr="00EF2FF3">
        <w:trPr>
          <w:trHeight w:val="300"/>
        </w:trPr>
        <w:tc>
          <w:tcPr>
            <w:tcW w:w="1898" w:type="dxa"/>
            <w:noWrap/>
            <w:hideMark/>
          </w:tcPr>
          <w:p w14:paraId="0E552025" w14:textId="77777777" w:rsidR="006D41CE" w:rsidRPr="006D41CE" w:rsidRDefault="006D41CE" w:rsidP="00EF2FF3">
            <w:r w:rsidRPr="006D41CE">
              <w:t xml:space="preserve">Before - During </w:t>
            </w:r>
          </w:p>
        </w:tc>
        <w:tc>
          <w:tcPr>
            <w:tcW w:w="663" w:type="dxa"/>
            <w:noWrap/>
            <w:hideMark/>
          </w:tcPr>
          <w:p w14:paraId="72BEDF97" w14:textId="77777777" w:rsidR="006D41CE" w:rsidRPr="006D41CE" w:rsidRDefault="006D41CE" w:rsidP="00EF2FF3">
            <w:r w:rsidRPr="006D41CE">
              <w:t>2017</w:t>
            </w:r>
          </w:p>
        </w:tc>
        <w:tc>
          <w:tcPr>
            <w:tcW w:w="1424" w:type="dxa"/>
            <w:noWrap/>
            <w:hideMark/>
          </w:tcPr>
          <w:p w14:paraId="1F948DE2" w14:textId="77777777" w:rsidR="006D41CE" w:rsidRPr="006D41CE" w:rsidRDefault="006D41CE" w:rsidP="00EF2FF3">
            <w:r w:rsidRPr="006D41CE">
              <w:t>-0.3332079</w:t>
            </w:r>
          </w:p>
        </w:tc>
        <w:tc>
          <w:tcPr>
            <w:tcW w:w="1332" w:type="dxa"/>
            <w:noWrap/>
            <w:hideMark/>
          </w:tcPr>
          <w:p w14:paraId="2113CB7B" w14:textId="77777777" w:rsidR="006D41CE" w:rsidRPr="006D41CE" w:rsidRDefault="006D41CE" w:rsidP="00EF2FF3">
            <w:r w:rsidRPr="006D41CE">
              <w:t>0.3623735</w:t>
            </w:r>
          </w:p>
        </w:tc>
        <w:tc>
          <w:tcPr>
            <w:tcW w:w="1181" w:type="dxa"/>
            <w:noWrap/>
            <w:hideMark/>
          </w:tcPr>
          <w:p w14:paraId="0F71DFE4" w14:textId="77777777" w:rsidR="006D41CE" w:rsidRPr="006D41CE" w:rsidRDefault="006D41CE" w:rsidP="00EF2FF3">
            <w:r w:rsidRPr="006D41CE">
              <w:t>339.0028</w:t>
            </w:r>
          </w:p>
        </w:tc>
        <w:tc>
          <w:tcPr>
            <w:tcW w:w="1424" w:type="dxa"/>
            <w:noWrap/>
            <w:hideMark/>
          </w:tcPr>
          <w:p w14:paraId="1EA6D5C4" w14:textId="77777777" w:rsidR="006D41CE" w:rsidRPr="006D41CE" w:rsidRDefault="006D41CE" w:rsidP="00EF2FF3">
            <w:r w:rsidRPr="006D41CE">
              <w:t>-0.9195151</w:t>
            </w:r>
          </w:p>
        </w:tc>
        <w:tc>
          <w:tcPr>
            <w:tcW w:w="1332" w:type="dxa"/>
            <w:noWrap/>
            <w:hideMark/>
          </w:tcPr>
          <w:p w14:paraId="016392EE" w14:textId="77777777" w:rsidR="006D41CE" w:rsidRPr="006D41CE" w:rsidRDefault="006D41CE" w:rsidP="00EF2FF3">
            <w:r w:rsidRPr="006D41CE">
              <w:t>0.7359838</w:t>
            </w:r>
          </w:p>
        </w:tc>
      </w:tr>
      <w:tr w:rsidR="006D41CE" w:rsidRPr="006D41CE" w14:paraId="6066E1E2" w14:textId="77777777" w:rsidTr="00EF2FF3">
        <w:trPr>
          <w:trHeight w:val="300"/>
        </w:trPr>
        <w:tc>
          <w:tcPr>
            <w:tcW w:w="1898" w:type="dxa"/>
            <w:noWrap/>
            <w:hideMark/>
          </w:tcPr>
          <w:p w14:paraId="2ED652E6" w14:textId="77777777" w:rsidR="006D41CE" w:rsidRPr="006D41CE" w:rsidRDefault="006D41CE" w:rsidP="00EF2FF3">
            <w:r w:rsidRPr="006D41CE">
              <w:t xml:space="preserve">Before - After  </w:t>
            </w:r>
          </w:p>
        </w:tc>
        <w:tc>
          <w:tcPr>
            <w:tcW w:w="663" w:type="dxa"/>
            <w:noWrap/>
            <w:hideMark/>
          </w:tcPr>
          <w:p w14:paraId="6F371E03" w14:textId="77777777" w:rsidR="006D41CE" w:rsidRPr="006D41CE" w:rsidRDefault="006D41CE" w:rsidP="00EF2FF3">
            <w:r w:rsidRPr="006D41CE">
              <w:t>2017</w:t>
            </w:r>
          </w:p>
        </w:tc>
        <w:tc>
          <w:tcPr>
            <w:tcW w:w="1424" w:type="dxa"/>
            <w:noWrap/>
            <w:hideMark/>
          </w:tcPr>
          <w:p w14:paraId="30875ED7" w14:textId="77777777" w:rsidR="006D41CE" w:rsidRPr="006D41CE" w:rsidRDefault="006D41CE" w:rsidP="00EF2FF3">
            <w:r w:rsidRPr="006D41CE">
              <w:t>0.2711813</w:t>
            </w:r>
          </w:p>
        </w:tc>
        <w:tc>
          <w:tcPr>
            <w:tcW w:w="1332" w:type="dxa"/>
            <w:noWrap/>
            <w:hideMark/>
          </w:tcPr>
          <w:p w14:paraId="544E1A6C" w14:textId="77777777" w:rsidR="006D41CE" w:rsidRPr="006D41CE" w:rsidRDefault="006D41CE" w:rsidP="00EF2FF3">
            <w:r w:rsidRPr="006D41CE">
              <w:t>0.4851563</w:t>
            </w:r>
          </w:p>
        </w:tc>
        <w:tc>
          <w:tcPr>
            <w:tcW w:w="1181" w:type="dxa"/>
            <w:noWrap/>
            <w:hideMark/>
          </w:tcPr>
          <w:p w14:paraId="5358838A" w14:textId="77777777" w:rsidR="006D41CE" w:rsidRPr="006D41CE" w:rsidRDefault="006D41CE" w:rsidP="00EF2FF3">
            <w:r w:rsidRPr="006D41CE">
              <w:t>341.0296</w:t>
            </w:r>
          </w:p>
        </w:tc>
        <w:tc>
          <w:tcPr>
            <w:tcW w:w="1424" w:type="dxa"/>
            <w:noWrap/>
            <w:hideMark/>
          </w:tcPr>
          <w:p w14:paraId="05BB2AF7" w14:textId="77777777" w:rsidR="006D41CE" w:rsidRPr="006D41CE" w:rsidRDefault="006D41CE" w:rsidP="00EF2FF3">
            <w:r w:rsidRPr="006D41CE">
              <w:t>0.5589565</w:t>
            </w:r>
          </w:p>
        </w:tc>
        <w:tc>
          <w:tcPr>
            <w:tcW w:w="1332" w:type="dxa"/>
            <w:noWrap/>
            <w:hideMark/>
          </w:tcPr>
          <w:p w14:paraId="786BF36F" w14:textId="77777777" w:rsidR="006D41CE" w:rsidRPr="006D41CE" w:rsidRDefault="006D41CE" w:rsidP="00EF2FF3">
            <w:r w:rsidRPr="006D41CE">
              <w:t>0.9240756</w:t>
            </w:r>
          </w:p>
        </w:tc>
      </w:tr>
      <w:tr w:rsidR="006D41CE" w:rsidRPr="006D41CE" w14:paraId="09697F3E" w14:textId="77777777" w:rsidTr="00EF2FF3">
        <w:trPr>
          <w:trHeight w:val="300"/>
        </w:trPr>
        <w:tc>
          <w:tcPr>
            <w:tcW w:w="1898" w:type="dxa"/>
            <w:noWrap/>
            <w:hideMark/>
          </w:tcPr>
          <w:p w14:paraId="65F47EFB" w14:textId="77777777" w:rsidR="006D41CE" w:rsidRPr="006D41CE" w:rsidRDefault="006D41CE" w:rsidP="00EF2FF3">
            <w:r w:rsidRPr="006D41CE">
              <w:t xml:space="preserve">During - After  </w:t>
            </w:r>
          </w:p>
        </w:tc>
        <w:tc>
          <w:tcPr>
            <w:tcW w:w="663" w:type="dxa"/>
            <w:noWrap/>
            <w:hideMark/>
          </w:tcPr>
          <w:p w14:paraId="6FB841E4" w14:textId="77777777" w:rsidR="006D41CE" w:rsidRPr="006D41CE" w:rsidRDefault="006D41CE" w:rsidP="00EF2FF3">
            <w:r w:rsidRPr="006D41CE">
              <w:t>2017</w:t>
            </w:r>
          </w:p>
        </w:tc>
        <w:tc>
          <w:tcPr>
            <w:tcW w:w="1424" w:type="dxa"/>
            <w:noWrap/>
            <w:hideMark/>
          </w:tcPr>
          <w:p w14:paraId="0AC4B873" w14:textId="77777777" w:rsidR="006D41CE" w:rsidRPr="006D41CE" w:rsidRDefault="006D41CE" w:rsidP="00EF2FF3">
            <w:r w:rsidRPr="006D41CE">
              <w:t>0.6043892</w:t>
            </w:r>
          </w:p>
        </w:tc>
        <w:tc>
          <w:tcPr>
            <w:tcW w:w="1332" w:type="dxa"/>
            <w:noWrap/>
            <w:hideMark/>
          </w:tcPr>
          <w:p w14:paraId="37E4C78E" w14:textId="77777777" w:rsidR="006D41CE" w:rsidRPr="006D41CE" w:rsidRDefault="006D41CE" w:rsidP="00EF2FF3">
            <w:r w:rsidRPr="006D41CE">
              <w:t>0.511443</w:t>
            </w:r>
          </w:p>
        </w:tc>
        <w:tc>
          <w:tcPr>
            <w:tcW w:w="1181" w:type="dxa"/>
            <w:noWrap/>
            <w:hideMark/>
          </w:tcPr>
          <w:p w14:paraId="5EC859C4" w14:textId="77777777" w:rsidR="006D41CE" w:rsidRPr="006D41CE" w:rsidRDefault="006D41CE" w:rsidP="00EF2FF3">
            <w:r w:rsidRPr="006D41CE">
              <w:t>340.8222</w:t>
            </w:r>
          </w:p>
        </w:tc>
        <w:tc>
          <w:tcPr>
            <w:tcW w:w="1424" w:type="dxa"/>
            <w:noWrap/>
            <w:hideMark/>
          </w:tcPr>
          <w:p w14:paraId="4728A379" w14:textId="77777777" w:rsidR="006D41CE" w:rsidRPr="006D41CE" w:rsidRDefault="006D41CE" w:rsidP="00EF2FF3">
            <w:r w:rsidRPr="006D41CE">
              <w:t>1.1817332</w:t>
            </w:r>
          </w:p>
        </w:tc>
        <w:tc>
          <w:tcPr>
            <w:tcW w:w="1332" w:type="dxa"/>
            <w:noWrap/>
            <w:hideMark/>
          </w:tcPr>
          <w:p w14:paraId="7D1428AD" w14:textId="77777777" w:rsidR="006D41CE" w:rsidRPr="006D41CE" w:rsidRDefault="006D41CE" w:rsidP="00EF2FF3">
            <w:r w:rsidRPr="006D41CE">
              <w:t>0.5577852</w:t>
            </w:r>
          </w:p>
        </w:tc>
      </w:tr>
      <w:tr w:rsidR="006D41CE" w:rsidRPr="006D41CE" w14:paraId="550F1B07" w14:textId="77777777" w:rsidTr="00EF2FF3">
        <w:trPr>
          <w:trHeight w:val="300"/>
        </w:trPr>
        <w:tc>
          <w:tcPr>
            <w:tcW w:w="1898" w:type="dxa"/>
            <w:noWrap/>
            <w:hideMark/>
          </w:tcPr>
          <w:p w14:paraId="2F4333E2" w14:textId="77777777" w:rsidR="006D41CE" w:rsidRPr="006D41CE" w:rsidRDefault="006D41CE" w:rsidP="00EF2FF3">
            <w:r w:rsidRPr="006D41CE">
              <w:t xml:space="preserve">Before - During </w:t>
            </w:r>
          </w:p>
        </w:tc>
        <w:tc>
          <w:tcPr>
            <w:tcW w:w="663" w:type="dxa"/>
            <w:noWrap/>
            <w:hideMark/>
          </w:tcPr>
          <w:p w14:paraId="402A2E15" w14:textId="77777777" w:rsidR="006D41CE" w:rsidRPr="006D41CE" w:rsidRDefault="006D41CE" w:rsidP="00EF2FF3">
            <w:r w:rsidRPr="006D41CE">
              <w:t>2018</w:t>
            </w:r>
          </w:p>
        </w:tc>
        <w:tc>
          <w:tcPr>
            <w:tcW w:w="1424" w:type="dxa"/>
            <w:noWrap/>
            <w:hideMark/>
          </w:tcPr>
          <w:p w14:paraId="2D36B253" w14:textId="77777777" w:rsidR="006D41CE" w:rsidRPr="006D41CE" w:rsidRDefault="006D41CE" w:rsidP="00EF2FF3">
            <w:r w:rsidRPr="006D41CE">
              <w:t>0.0988192</w:t>
            </w:r>
          </w:p>
        </w:tc>
        <w:tc>
          <w:tcPr>
            <w:tcW w:w="1332" w:type="dxa"/>
            <w:noWrap/>
            <w:hideMark/>
          </w:tcPr>
          <w:p w14:paraId="2663D3B3" w14:textId="77777777" w:rsidR="006D41CE" w:rsidRPr="006D41CE" w:rsidRDefault="006D41CE" w:rsidP="00EF2FF3">
            <w:r w:rsidRPr="006D41CE">
              <w:t>0.3191745</w:t>
            </w:r>
          </w:p>
        </w:tc>
        <w:tc>
          <w:tcPr>
            <w:tcW w:w="1181" w:type="dxa"/>
            <w:noWrap/>
            <w:hideMark/>
          </w:tcPr>
          <w:p w14:paraId="5EBD40AF" w14:textId="77777777" w:rsidR="006D41CE" w:rsidRPr="006D41CE" w:rsidRDefault="006D41CE" w:rsidP="00EF2FF3">
            <w:r w:rsidRPr="006D41CE">
              <w:t>339.0288</w:t>
            </w:r>
          </w:p>
        </w:tc>
        <w:tc>
          <w:tcPr>
            <w:tcW w:w="1424" w:type="dxa"/>
            <w:noWrap/>
            <w:hideMark/>
          </w:tcPr>
          <w:p w14:paraId="1D675E6E" w14:textId="77777777" w:rsidR="006D41CE" w:rsidRPr="006D41CE" w:rsidRDefault="006D41CE" w:rsidP="00EF2FF3">
            <w:r w:rsidRPr="006D41CE">
              <w:t>0.3096086</w:t>
            </w:r>
          </w:p>
        </w:tc>
        <w:tc>
          <w:tcPr>
            <w:tcW w:w="1332" w:type="dxa"/>
            <w:noWrap/>
            <w:hideMark/>
          </w:tcPr>
          <w:p w14:paraId="219E682C" w14:textId="77777777" w:rsidR="006D41CE" w:rsidRPr="006D41CE" w:rsidRDefault="006D41CE" w:rsidP="00EF2FF3">
            <w:r w:rsidRPr="006D41CE">
              <w:t>0.9856597</w:t>
            </w:r>
          </w:p>
        </w:tc>
      </w:tr>
      <w:tr w:rsidR="006D41CE" w:rsidRPr="006D41CE" w14:paraId="3DE7850D" w14:textId="77777777" w:rsidTr="00EF2FF3">
        <w:trPr>
          <w:trHeight w:val="300"/>
        </w:trPr>
        <w:tc>
          <w:tcPr>
            <w:tcW w:w="1898" w:type="dxa"/>
            <w:noWrap/>
            <w:hideMark/>
          </w:tcPr>
          <w:p w14:paraId="3F8CBA7A" w14:textId="77777777" w:rsidR="006D41CE" w:rsidRPr="006D41CE" w:rsidRDefault="006D41CE" w:rsidP="00EF2FF3">
            <w:r w:rsidRPr="006D41CE">
              <w:lastRenderedPageBreak/>
              <w:t xml:space="preserve">Before - After  </w:t>
            </w:r>
          </w:p>
        </w:tc>
        <w:tc>
          <w:tcPr>
            <w:tcW w:w="663" w:type="dxa"/>
            <w:noWrap/>
            <w:hideMark/>
          </w:tcPr>
          <w:p w14:paraId="14DAB97B" w14:textId="77777777" w:rsidR="006D41CE" w:rsidRPr="006D41CE" w:rsidRDefault="006D41CE" w:rsidP="00EF2FF3">
            <w:r w:rsidRPr="006D41CE">
              <w:t>2018</w:t>
            </w:r>
          </w:p>
        </w:tc>
        <w:tc>
          <w:tcPr>
            <w:tcW w:w="1424" w:type="dxa"/>
            <w:noWrap/>
            <w:hideMark/>
          </w:tcPr>
          <w:p w14:paraId="260A7163" w14:textId="77777777" w:rsidR="006D41CE" w:rsidRPr="006D41CE" w:rsidRDefault="006D41CE" w:rsidP="00EF2FF3">
            <w:r w:rsidRPr="006D41CE">
              <w:t>0.5019024</w:t>
            </w:r>
          </w:p>
        </w:tc>
        <w:tc>
          <w:tcPr>
            <w:tcW w:w="1332" w:type="dxa"/>
            <w:noWrap/>
            <w:hideMark/>
          </w:tcPr>
          <w:p w14:paraId="79ACA44D" w14:textId="77777777" w:rsidR="006D41CE" w:rsidRPr="006D41CE" w:rsidRDefault="006D41CE" w:rsidP="00EF2FF3">
            <w:r w:rsidRPr="006D41CE">
              <w:t>0.2982733</w:t>
            </w:r>
          </w:p>
        </w:tc>
        <w:tc>
          <w:tcPr>
            <w:tcW w:w="1181" w:type="dxa"/>
            <w:noWrap/>
            <w:hideMark/>
          </w:tcPr>
          <w:p w14:paraId="6F2806CB" w14:textId="77777777" w:rsidR="006D41CE" w:rsidRPr="006D41CE" w:rsidRDefault="006D41CE" w:rsidP="00EF2FF3">
            <w:r w:rsidRPr="006D41CE">
              <w:t>339.4056</w:t>
            </w:r>
          </w:p>
        </w:tc>
        <w:tc>
          <w:tcPr>
            <w:tcW w:w="1424" w:type="dxa"/>
            <w:noWrap/>
            <w:hideMark/>
          </w:tcPr>
          <w:p w14:paraId="6D999E71" w14:textId="77777777" w:rsidR="006D41CE" w:rsidRPr="006D41CE" w:rsidRDefault="006D41CE" w:rsidP="00EF2FF3">
            <w:r w:rsidRPr="006D41CE">
              <w:t>1.6826929</w:t>
            </w:r>
          </w:p>
        </w:tc>
        <w:tc>
          <w:tcPr>
            <w:tcW w:w="1332" w:type="dxa"/>
            <w:noWrap/>
            <w:hideMark/>
          </w:tcPr>
          <w:p w14:paraId="39604944" w14:textId="77777777" w:rsidR="006D41CE" w:rsidRPr="006D41CE" w:rsidRDefault="006D41CE" w:rsidP="00EF2FF3">
            <w:r w:rsidRPr="006D41CE">
              <w:t>0.2547311</w:t>
            </w:r>
          </w:p>
        </w:tc>
      </w:tr>
      <w:tr w:rsidR="006D41CE" w:rsidRPr="006D41CE" w14:paraId="5DFE33D0" w14:textId="77777777" w:rsidTr="00EF2FF3">
        <w:trPr>
          <w:trHeight w:val="300"/>
        </w:trPr>
        <w:tc>
          <w:tcPr>
            <w:tcW w:w="1898" w:type="dxa"/>
            <w:noWrap/>
            <w:hideMark/>
          </w:tcPr>
          <w:p w14:paraId="75E82B45" w14:textId="77777777" w:rsidR="006D41CE" w:rsidRPr="006D41CE" w:rsidRDefault="006D41CE" w:rsidP="00EF2FF3">
            <w:r w:rsidRPr="006D41CE">
              <w:t xml:space="preserve">During - After  </w:t>
            </w:r>
          </w:p>
        </w:tc>
        <w:tc>
          <w:tcPr>
            <w:tcW w:w="663" w:type="dxa"/>
            <w:noWrap/>
            <w:hideMark/>
          </w:tcPr>
          <w:p w14:paraId="66D0F751" w14:textId="77777777" w:rsidR="006D41CE" w:rsidRPr="006D41CE" w:rsidRDefault="006D41CE" w:rsidP="00EF2FF3">
            <w:r w:rsidRPr="006D41CE">
              <w:t>2018</w:t>
            </w:r>
          </w:p>
        </w:tc>
        <w:tc>
          <w:tcPr>
            <w:tcW w:w="1424" w:type="dxa"/>
            <w:noWrap/>
            <w:hideMark/>
          </w:tcPr>
          <w:p w14:paraId="79ACC500" w14:textId="77777777" w:rsidR="006D41CE" w:rsidRPr="006D41CE" w:rsidRDefault="006D41CE" w:rsidP="00EF2FF3">
            <w:r w:rsidRPr="006D41CE">
              <w:t>0.4030832</w:t>
            </w:r>
          </w:p>
        </w:tc>
        <w:tc>
          <w:tcPr>
            <w:tcW w:w="1332" w:type="dxa"/>
            <w:noWrap/>
            <w:hideMark/>
          </w:tcPr>
          <w:p w14:paraId="740E8463" w14:textId="77777777" w:rsidR="006D41CE" w:rsidRPr="006D41CE" w:rsidRDefault="006D41CE" w:rsidP="00EF2FF3">
            <w:r w:rsidRPr="006D41CE">
              <w:t>0.3237632</w:t>
            </w:r>
          </w:p>
        </w:tc>
        <w:tc>
          <w:tcPr>
            <w:tcW w:w="1181" w:type="dxa"/>
            <w:noWrap/>
            <w:hideMark/>
          </w:tcPr>
          <w:p w14:paraId="6BF9BFAD" w14:textId="77777777" w:rsidR="006D41CE" w:rsidRPr="006D41CE" w:rsidRDefault="006D41CE" w:rsidP="00EF2FF3">
            <w:r w:rsidRPr="006D41CE">
              <w:t>339.1876</w:t>
            </w:r>
          </w:p>
        </w:tc>
        <w:tc>
          <w:tcPr>
            <w:tcW w:w="1424" w:type="dxa"/>
            <w:noWrap/>
            <w:hideMark/>
          </w:tcPr>
          <w:p w14:paraId="673B3779" w14:textId="77777777" w:rsidR="006D41CE" w:rsidRPr="006D41CE" w:rsidRDefault="006D41CE" w:rsidP="00EF2FF3">
            <w:r w:rsidRPr="006D41CE">
              <w:t>1.244994</w:t>
            </w:r>
          </w:p>
        </w:tc>
        <w:tc>
          <w:tcPr>
            <w:tcW w:w="1332" w:type="dxa"/>
            <w:noWrap/>
            <w:hideMark/>
          </w:tcPr>
          <w:p w14:paraId="65CBFEE3" w14:textId="77777777" w:rsidR="006D41CE" w:rsidRPr="006D41CE" w:rsidRDefault="006D41CE" w:rsidP="00EF2FF3">
            <w:r w:rsidRPr="006D41CE">
              <w:t>0.5144001</w:t>
            </w:r>
          </w:p>
        </w:tc>
      </w:tr>
      <w:tr w:rsidR="006D41CE" w:rsidRPr="006D41CE" w14:paraId="329C43ED" w14:textId="77777777" w:rsidTr="00EF2FF3">
        <w:trPr>
          <w:trHeight w:val="300"/>
        </w:trPr>
        <w:tc>
          <w:tcPr>
            <w:tcW w:w="1898" w:type="dxa"/>
            <w:noWrap/>
            <w:hideMark/>
          </w:tcPr>
          <w:p w14:paraId="7C169B3C" w14:textId="77777777" w:rsidR="006D41CE" w:rsidRPr="006D41CE" w:rsidRDefault="006D41CE" w:rsidP="00EF2FF3">
            <w:r w:rsidRPr="006D41CE">
              <w:t xml:space="preserve">Before - During </w:t>
            </w:r>
          </w:p>
        </w:tc>
        <w:tc>
          <w:tcPr>
            <w:tcW w:w="663" w:type="dxa"/>
            <w:noWrap/>
            <w:hideMark/>
          </w:tcPr>
          <w:p w14:paraId="0A4E437D" w14:textId="77777777" w:rsidR="006D41CE" w:rsidRPr="006D41CE" w:rsidRDefault="006D41CE" w:rsidP="00EF2FF3">
            <w:r w:rsidRPr="006D41CE">
              <w:t>2019</w:t>
            </w:r>
          </w:p>
        </w:tc>
        <w:tc>
          <w:tcPr>
            <w:tcW w:w="1424" w:type="dxa"/>
            <w:noWrap/>
            <w:hideMark/>
          </w:tcPr>
          <w:p w14:paraId="777FBB18" w14:textId="77777777" w:rsidR="006D41CE" w:rsidRPr="006D41CE" w:rsidRDefault="006D41CE" w:rsidP="00EF2FF3">
            <w:r w:rsidRPr="006D41CE">
              <w:t>0.5958305</w:t>
            </w:r>
          </w:p>
        </w:tc>
        <w:tc>
          <w:tcPr>
            <w:tcW w:w="1332" w:type="dxa"/>
            <w:noWrap/>
            <w:hideMark/>
          </w:tcPr>
          <w:p w14:paraId="7A3979C2" w14:textId="77777777" w:rsidR="006D41CE" w:rsidRPr="006D41CE" w:rsidRDefault="006D41CE" w:rsidP="00EF2FF3">
            <w:r w:rsidRPr="006D41CE">
              <w:t>0.3968813</w:t>
            </w:r>
          </w:p>
        </w:tc>
        <w:tc>
          <w:tcPr>
            <w:tcW w:w="1181" w:type="dxa"/>
            <w:noWrap/>
            <w:hideMark/>
          </w:tcPr>
          <w:p w14:paraId="0A00F301" w14:textId="77777777" w:rsidR="006D41CE" w:rsidRPr="006D41CE" w:rsidRDefault="006D41CE" w:rsidP="00EF2FF3">
            <w:r w:rsidRPr="006D41CE">
              <w:t>339.0027</w:t>
            </w:r>
          </w:p>
        </w:tc>
        <w:tc>
          <w:tcPr>
            <w:tcW w:w="1424" w:type="dxa"/>
            <w:noWrap/>
            <w:hideMark/>
          </w:tcPr>
          <w:p w14:paraId="617713A6" w14:textId="77777777" w:rsidR="006D41CE" w:rsidRPr="006D41CE" w:rsidRDefault="006D41CE" w:rsidP="00EF2FF3">
            <w:r w:rsidRPr="006D41CE">
              <w:t>1.5012812</w:t>
            </w:r>
          </w:p>
        </w:tc>
        <w:tc>
          <w:tcPr>
            <w:tcW w:w="1332" w:type="dxa"/>
            <w:noWrap/>
            <w:hideMark/>
          </w:tcPr>
          <w:p w14:paraId="3039C08A" w14:textId="77777777" w:rsidR="006D41CE" w:rsidRPr="006D41CE" w:rsidRDefault="006D41CE" w:rsidP="00EF2FF3">
            <w:r w:rsidRPr="006D41CE">
              <w:t>0.3510187</w:t>
            </w:r>
          </w:p>
        </w:tc>
      </w:tr>
      <w:tr w:rsidR="006D41CE" w:rsidRPr="006D41CE" w14:paraId="2806A717" w14:textId="77777777" w:rsidTr="00EF2FF3">
        <w:trPr>
          <w:trHeight w:val="300"/>
        </w:trPr>
        <w:tc>
          <w:tcPr>
            <w:tcW w:w="1898" w:type="dxa"/>
            <w:noWrap/>
            <w:hideMark/>
          </w:tcPr>
          <w:p w14:paraId="2FE6B41D" w14:textId="77777777" w:rsidR="006D41CE" w:rsidRPr="006D41CE" w:rsidRDefault="006D41CE" w:rsidP="00EF2FF3">
            <w:r w:rsidRPr="006D41CE">
              <w:t xml:space="preserve">Before - After  </w:t>
            </w:r>
          </w:p>
        </w:tc>
        <w:tc>
          <w:tcPr>
            <w:tcW w:w="663" w:type="dxa"/>
            <w:noWrap/>
            <w:hideMark/>
          </w:tcPr>
          <w:p w14:paraId="40988E48" w14:textId="77777777" w:rsidR="006D41CE" w:rsidRPr="006D41CE" w:rsidRDefault="006D41CE" w:rsidP="00EF2FF3">
            <w:r w:rsidRPr="006D41CE">
              <w:t>2019</w:t>
            </w:r>
          </w:p>
        </w:tc>
        <w:tc>
          <w:tcPr>
            <w:tcW w:w="1424" w:type="dxa"/>
            <w:noWrap/>
            <w:hideMark/>
          </w:tcPr>
          <w:p w14:paraId="37974084" w14:textId="77777777" w:rsidR="006D41CE" w:rsidRPr="006D41CE" w:rsidRDefault="006D41CE" w:rsidP="00EF2FF3">
            <w:r w:rsidRPr="006D41CE">
              <w:t>0.4395092</w:t>
            </w:r>
          </w:p>
        </w:tc>
        <w:tc>
          <w:tcPr>
            <w:tcW w:w="1332" w:type="dxa"/>
            <w:noWrap/>
            <w:hideMark/>
          </w:tcPr>
          <w:p w14:paraId="4092D20F" w14:textId="77777777" w:rsidR="006D41CE" w:rsidRPr="006D41CE" w:rsidRDefault="006D41CE" w:rsidP="00EF2FF3">
            <w:r w:rsidRPr="006D41CE">
              <w:t>0.3968348</w:t>
            </w:r>
          </w:p>
        </w:tc>
        <w:tc>
          <w:tcPr>
            <w:tcW w:w="1181" w:type="dxa"/>
            <w:noWrap/>
            <w:hideMark/>
          </w:tcPr>
          <w:p w14:paraId="5B915593" w14:textId="77777777" w:rsidR="006D41CE" w:rsidRPr="006D41CE" w:rsidRDefault="006D41CE" w:rsidP="00EF2FF3">
            <w:r w:rsidRPr="006D41CE">
              <w:t>339.0029</w:t>
            </w:r>
          </w:p>
        </w:tc>
        <w:tc>
          <w:tcPr>
            <w:tcW w:w="1424" w:type="dxa"/>
            <w:noWrap/>
            <w:hideMark/>
          </w:tcPr>
          <w:p w14:paraId="718CD738" w14:textId="77777777" w:rsidR="006D41CE" w:rsidRPr="006D41CE" w:rsidRDefault="006D41CE" w:rsidP="00EF2FF3">
            <w:r w:rsidRPr="006D41CE">
              <w:t>1.1075369</w:t>
            </w:r>
          </w:p>
        </w:tc>
        <w:tc>
          <w:tcPr>
            <w:tcW w:w="1332" w:type="dxa"/>
            <w:noWrap/>
            <w:hideMark/>
          </w:tcPr>
          <w:p w14:paraId="432971FC" w14:textId="77777777" w:rsidR="006D41CE" w:rsidRPr="006D41CE" w:rsidRDefault="006D41CE" w:rsidP="00EF2FF3">
            <w:r w:rsidRPr="006D41CE">
              <w:t>0.6091369</w:t>
            </w:r>
          </w:p>
        </w:tc>
      </w:tr>
      <w:tr w:rsidR="006D41CE" w:rsidRPr="006D41CE" w14:paraId="4372F595" w14:textId="77777777" w:rsidTr="00EF2FF3">
        <w:trPr>
          <w:trHeight w:val="300"/>
        </w:trPr>
        <w:tc>
          <w:tcPr>
            <w:tcW w:w="1898" w:type="dxa"/>
            <w:noWrap/>
            <w:hideMark/>
          </w:tcPr>
          <w:p w14:paraId="2244EF54" w14:textId="77777777" w:rsidR="006D41CE" w:rsidRPr="006D41CE" w:rsidRDefault="006D41CE" w:rsidP="00EF2FF3">
            <w:r w:rsidRPr="006D41CE">
              <w:t xml:space="preserve">During - After  </w:t>
            </w:r>
          </w:p>
        </w:tc>
        <w:tc>
          <w:tcPr>
            <w:tcW w:w="663" w:type="dxa"/>
            <w:noWrap/>
            <w:hideMark/>
          </w:tcPr>
          <w:p w14:paraId="499E386A" w14:textId="77777777" w:rsidR="006D41CE" w:rsidRPr="006D41CE" w:rsidRDefault="006D41CE" w:rsidP="00EF2FF3">
            <w:r w:rsidRPr="006D41CE">
              <w:t>2019</w:t>
            </w:r>
          </w:p>
        </w:tc>
        <w:tc>
          <w:tcPr>
            <w:tcW w:w="1424" w:type="dxa"/>
            <w:noWrap/>
            <w:hideMark/>
          </w:tcPr>
          <w:p w14:paraId="55E71E9C" w14:textId="77777777" w:rsidR="006D41CE" w:rsidRPr="006D41CE" w:rsidRDefault="006D41CE" w:rsidP="00EF2FF3">
            <w:r w:rsidRPr="006D41CE">
              <w:t>-0.1563212</w:t>
            </w:r>
          </w:p>
        </w:tc>
        <w:tc>
          <w:tcPr>
            <w:tcW w:w="1332" w:type="dxa"/>
            <w:noWrap/>
            <w:hideMark/>
          </w:tcPr>
          <w:p w14:paraId="1E8E3A4A" w14:textId="77777777" w:rsidR="006D41CE" w:rsidRPr="006D41CE" w:rsidRDefault="006D41CE" w:rsidP="00EF2FF3">
            <w:r w:rsidRPr="006D41CE">
              <w:t>0.3968915</w:t>
            </w:r>
          </w:p>
        </w:tc>
        <w:tc>
          <w:tcPr>
            <w:tcW w:w="1181" w:type="dxa"/>
            <w:noWrap/>
            <w:hideMark/>
          </w:tcPr>
          <w:p w14:paraId="515EE6C6" w14:textId="77777777" w:rsidR="006D41CE" w:rsidRPr="006D41CE" w:rsidRDefault="006D41CE" w:rsidP="00EF2FF3">
            <w:r w:rsidRPr="006D41CE">
              <w:t>339.0033</w:t>
            </w:r>
          </w:p>
        </w:tc>
        <w:tc>
          <w:tcPr>
            <w:tcW w:w="1424" w:type="dxa"/>
            <w:noWrap/>
            <w:hideMark/>
          </w:tcPr>
          <w:p w14:paraId="40C8151E" w14:textId="77777777" w:rsidR="006D41CE" w:rsidRPr="006D41CE" w:rsidRDefault="006D41CE" w:rsidP="00EF2FF3">
            <w:r w:rsidRPr="006D41CE">
              <w:t>-0.3938639</w:t>
            </w:r>
          </w:p>
        </w:tc>
        <w:tc>
          <w:tcPr>
            <w:tcW w:w="1332" w:type="dxa"/>
            <w:noWrap/>
            <w:hideMark/>
          </w:tcPr>
          <w:p w14:paraId="56DEFBE9" w14:textId="77777777" w:rsidR="006D41CE" w:rsidRPr="006D41CE" w:rsidRDefault="006D41CE" w:rsidP="00EF2FF3">
            <w:r w:rsidRPr="006D41CE">
              <w:t>0.9713275</w:t>
            </w:r>
          </w:p>
        </w:tc>
      </w:tr>
    </w:tbl>
    <w:p w14:paraId="2C442A19" w14:textId="77777777" w:rsidR="006D41CE" w:rsidRDefault="006D41CE" w:rsidP="006D41CE"/>
    <w:p w14:paraId="79B11062" w14:textId="77777777" w:rsidR="006D41CE" w:rsidRPr="006D41CE" w:rsidRDefault="006D41CE" w:rsidP="006D41CE"/>
    <w:p w14:paraId="6986D041" w14:textId="77777777" w:rsidR="00FB332D" w:rsidRDefault="00EA5C8D" w:rsidP="00046A56">
      <w:pPr>
        <w:keepNext/>
      </w:pPr>
      <w:commentRangeStart w:id="71"/>
      <w:r>
        <w:rPr>
          <w:noProof/>
        </w:rPr>
        <w:drawing>
          <wp:inline distT="0" distB="0" distL="0" distR="0" wp14:anchorId="702C2591" wp14:editId="379AA752">
            <wp:extent cx="5963361" cy="397557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63361" cy="3975573"/>
                    </a:xfrm>
                    <a:prstGeom prst="rect">
                      <a:avLst/>
                    </a:prstGeom>
                    <a:noFill/>
                    <a:ln>
                      <a:noFill/>
                    </a:ln>
                  </pic:spPr>
                </pic:pic>
              </a:graphicData>
            </a:graphic>
          </wp:inline>
        </w:drawing>
      </w:r>
      <w:commentRangeEnd w:id="71"/>
    </w:p>
    <w:p w14:paraId="73F03B01" w14:textId="71E0CE28" w:rsidR="00046A56" w:rsidRDefault="001610C5" w:rsidP="00046A56">
      <w:pPr>
        <w:pStyle w:val="Caption"/>
      </w:pPr>
      <w:commentRangeStart w:id="72"/>
      <w:commentRangeEnd w:id="72"/>
      <w:r>
        <w:t xml:space="preserve">Figure </w:t>
      </w:r>
      <w:fldSimple w:instr=" SEQ Figure \* ARABIC ">
        <w:r w:rsidR="00046A56">
          <w:rPr>
            <w:noProof/>
          </w:rPr>
          <w:t>11</w:t>
        </w:r>
      </w:fldSimple>
      <w:r w:rsidR="00046A56">
        <w:t xml:space="preserve">. </w:t>
      </w:r>
      <w:r w:rsidR="00046A56" w:rsidRPr="003F697B">
        <w:t>Average zooplankton CPUE for dominant orders before, during, and after flow pulses in the upstream and downstream regions for each year of the study.</w:t>
      </w:r>
    </w:p>
    <w:p w14:paraId="265FB5BC" w14:textId="47222FEA" w:rsidR="00562C8D" w:rsidRDefault="008966B6" w:rsidP="008B37AC">
      <w:r>
        <w:rPr>
          <w:rStyle w:val="CommentReference"/>
        </w:rPr>
        <w:commentReference w:id="71"/>
      </w:r>
      <w:r w:rsidR="001610C5">
        <w:rPr>
          <w:rStyle w:val="CommentReference"/>
        </w:rPr>
        <w:commentReference w:id="72"/>
      </w:r>
    </w:p>
    <w:p w14:paraId="05950F3C" w14:textId="77777777" w:rsidR="00562C8D" w:rsidRDefault="00562C8D">
      <w:r>
        <w:br w:type="page"/>
      </w:r>
    </w:p>
    <w:p w14:paraId="7BF6D3A4" w14:textId="77777777" w:rsidR="001610C5" w:rsidRDefault="001610C5" w:rsidP="008B37AC"/>
    <w:p w14:paraId="26837A95" w14:textId="12C7FC7C" w:rsidR="008B37AC" w:rsidRDefault="008B37AC" w:rsidP="008B37AC">
      <w:pPr>
        <w:pStyle w:val="Caption"/>
        <w:keepNext/>
      </w:pPr>
      <w:r>
        <w:t xml:space="preserve">Table </w:t>
      </w:r>
      <w:fldSimple w:instr=" SEQ Table \* ARABIC ">
        <w:r w:rsidR="006D41CE">
          <w:rPr>
            <w:noProof/>
          </w:rPr>
          <w:t>6</w:t>
        </w:r>
      </w:fldSimple>
      <w:r>
        <w:t xml:space="preserve">. ANOVA test of effects and interactions of region, year, and sample period, with station as a random effect, on cyclopoid copepod (nauplii excluded) </w:t>
      </w:r>
      <w:proofErr w:type="gramStart"/>
      <w:r>
        <w:t>CPUE</w:t>
      </w:r>
      <w:proofErr w:type="gramEnd"/>
    </w:p>
    <w:tbl>
      <w:tblPr>
        <w:tblStyle w:val="TableGrid"/>
        <w:tblW w:w="9350" w:type="dxa"/>
        <w:tblLook w:val="04A0" w:firstRow="1" w:lastRow="0" w:firstColumn="1" w:lastColumn="0" w:noHBand="0" w:noVBand="1"/>
      </w:tblPr>
      <w:tblGrid>
        <w:gridCol w:w="3460"/>
        <w:gridCol w:w="1516"/>
        <w:gridCol w:w="581"/>
        <w:gridCol w:w="1303"/>
        <w:gridCol w:w="1731"/>
        <w:gridCol w:w="759"/>
      </w:tblGrid>
      <w:tr w:rsidR="008B37AC" w:rsidRPr="008B37AC" w14:paraId="51262DE1" w14:textId="77777777" w:rsidTr="008B37AC">
        <w:trPr>
          <w:trHeight w:val="300"/>
        </w:trPr>
        <w:tc>
          <w:tcPr>
            <w:tcW w:w="9350" w:type="dxa"/>
            <w:gridSpan w:val="6"/>
            <w:noWrap/>
            <w:hideMark/>
          </w:tcPr>
          <w:p w14:paraId="5C234BF7" w14:textId="509E88ED" w:rsidR="008B37AC" w:rsidRPr="008B37AC" w:rsidRDefault="008B37AC">
            <w:r w:rsidRPr="008B37AC">
              <w:rPr>
                <w:sz w:val="18"/>
                <w:szCs w:val="18"/>
              </w:rPr>
              <w:t xml:space="preserve">model4.1_cyclo &lt;- </w:t>
            </w:r>
            <w:proofErr w:type="spellStart"/>
            <w:r w:rsidRPr="008B37AC">
              <w:rPr>
                <w:sz w:val="18"/>
                <w:szCs w:val="18"/>
              </w:rPr>
              <w:t>lmer</w:t>
            </w:r>
            <w:proofErr w:type="spellEnd"/>
            <w:r w:rsidRPr="008B37AC">
              <w:rPr>
                <w:sz w:val="18"/>
                <w:szCs w:val="18"/>
              </w:rPr>
              <w:t>(log(</w:t>
            </w:r>
            <w:proofErr w:type="spellStart"/>
            <w:r w:rsidRPr="008B37AC">
              <w:rPr>
                <w:sz w:val="18"/>
                <w:szCs w:val="18"/>
              </w:rPr>
              <w:t>cpue</w:t>
            </w:r>
            <w:proofErr w:type="spellEnd"/>
            <w:r w:rsidRPr="008B37AC">
              <w:rPr>
                <w:sz w:val="18"/>
                <w:szCs w:val="18"/>
              </w:rPr>
              <w:t>) ~ Regions2*Year+Year*SamplePeriod+SamplePeriod*Regions2+(1|StationCode),</w:t>
            </w:r>
            <w:r w:rsidRPr="008B37AC">
              <w:rPr>
                <w:sz w:val="18"/>
                <w:szCs w:val="18"/>
              </w:rPr>
              <w:t xml:space="preserve"> </w:t>
            </w:r>
            <w:r w:rsidRPr="008B37AC">
              <w:rPr>
                <w:sz w:val="18"/>
                <w:szCs w:val="18"/>
              </w:rPr>
              <w:t>data = zoopNDFA5_</w:t>
            </w:r>
            <w:proofErr w:type="gramStart"/>
            <w:r w:rsidRPr="008B37AC">
              <w:rPr>
                <w:sz w:val="18"/>
                <w:szCs w:val="18"/>
              </w:rPr>
              <w:t>cyclopoid,REML</w:t>
            </w:r>
            <w:proofErr w:type="gramEnd"/>
            <w:r w:rsidRPr="008B37AC">
              <w:rPr>
                <w:sz w:val="18"/>
                <w:szCs w:val="18"/>
              </w:rPr>
              <w:t xml:space="preserve"> = TRUE) </w:t>
            </w:r>
          </w:p>
        </w:tc>
      </w:tr>
      <w:tr w:rsidR="008B37AC" w:rsidRPr="008B37AC" w14:paraId="64F9954D" w14:textId="24131985" w:rsidTr="008B37AC">
        <w:trPr>
          <w:trHeight w:val="300"/>
        </w:trPr>
        <w:tc>
          <w:tcPr>
            <w:tcW w:w="3460" w:type="dxa"/>
            <w:noWrap/>
            <w:hideMark/>
          </w:tcPr>
          <w:p w14:paraId="0668E924" w14:textId="4229EB9C" w:rsidR="008B37AC" w:rsidRPr="008B37AC" w:rsidRDefault="008B37AC" w:rsidP="008B37AC"/>
        </w:tc>
        <w:tc>
          <w:tcPr>
            <w:tcW w:w="1516" w:type="dxa"/>
            <w:noWrap/>
            <w:hideMark/>
          </w:tcPr>
          <w:p w14:paraId="01C4CABF" w14:textId="5D409F47" w:rsidR="008B37AC" w:rsidRPr="008B37AC" w:rsidRDefault="008B37AC" w:rsidP="008B37AC">
            <w:r w:rsidRPr="008B37AC">
              <w:t>F</w:t>
            </w:r>
          </w:p>
        </w:tc>
        <w:tc>
          <w:tcPr>
            <w:tcW w:w="581" w:type="dxa"/>
            <w:noWrap/>
            <w:hideMark/>
          </w:tcPr>
          <w:p w14:paraId="75A2AB7E" w14:textId="132B5E4F" w:rsidR="008B37AC" w:rsidRPr="008B37AC" w:rsidRDefault="008B37AC" w:rsidP="008B37AC">
            <w:proofErr w:type="spellStart"/>
            <w:r w:rsidRPr="008B37AC">
              <w:t>Df</w:t>
            </w:r>
            <w:proofErr w:type="spellEnd"/>
          </w:p>
        </w:tc>
        <w:tc>
          <w:tcPr>
            <w:tcW w:w="1303" w:type="dxa"/>
            <w:noWrap/>
            <w:hideMark/>
          </w:tcPr>
          <w:p w14:paraId="7C9A041F" w14:textId="01CDA551" w:rsidR="008B37AC" w:rsidRPr="008B37AC" w:rsidRDefault="008B37AC" w:rsidP="008B37AC">
            <w:r w:rsidRPr="008B37AC">
              <w:t>Df.res</w:t>
            </w:r>
          </w:p>
        </w:tc>
        <w:tc>
          <w:tcPr>
            <w:tcW w:w="1731" w:type="dxa"/>
            <w:noWrap/>
            <w:hideMark/>
          </w:tcPr>
          <w:p w14:paraId="3B9D1A10" w14:textId="494BB2C6" w:rsidR="008B37AC" w:rsidRPr="008B37AC" w:rsidRDefault="008B37AC" w:rsidP="008B37AC">
            <w:proofErr w:type="spellStart"/>
            <w:r w:rsidRPr="008B37AC">
              <w:t>Pr</w:t>
            </w:r>
            <w:proofErr w:type="spellEnd"/>
            <w:r w:rsidRPr="008B37AC">
              <w:t>(&gt;F)</w:t>
            </w:r>
          </w:p>
        </w:tc>
        <w:tc>
          <w:tcPr>
            <w:tcW w:w="759" w:type="dxa"/>
            <w:noWrap/>
            <w:hideMark/>
          </w:tcPr>
          <w:p w14:paraId="14FDBAF2" w14:textId="77777777" w:rsidR="008B37AC" w:rsidRPr="008B37AC" w:rsidRDefault="008B37AC" w:rsidP="008B37AC"/>
        </w:tc>
      </w:tr>
      <w:tr w:rsidR="008B37AC" w:rsidRPr="008B37AC" w14:paraId="788AB561" w14:textId="77777777" w:rsidTr="008B37AC">
        <w:trPr>
          <w:trHeight w:val="300"/>
        </w:trPr>
        <w:tc>
          <w:tcPr>
            <w:tcW w:w="3460" w:type="dxa"/>
            <w:noWrap/>
            <w:hideMark/>
          </w:tcPr>
          <w:p w14:paraId="55E19E70" w14:textId="78161F0F" w:rsidR="008B37AC" w:rsidRPr="008B37AC" w:rsidRDefault="008B37AC" w:rsidP="008B37AC">
            <w:r w:rsidRPr="008B37AC">
              <w:t>(Intercept)</w:t>
            </w:r>
          </w:p>
        </w:tc>
        <w:tc>
          <w:tcPr>
            <w:tcW w:w="1516" w:type="dxa"/>
            <w:noWrap/>
            <w:hideMark/>
          </w:tcPr>
          <w:p w14:paraId="4B880501" w14:textId="719BBA60" w:rsidR="008B37AC" w:rsidRPr="008B37AC" w:rsidRDefault="008B37AC" w:rsidP="008B37AC">
            <w:r w:rsidRPr="008B37AC">
              <w:t>34.9476</w:t>
            </w:r>
          </w:p>
        </w:tc>
        <w:tc>
          <w:tcPr>
            <w:tcW w:w="581" w:type="dxa"/>
            <w:noWrap/>
            <w:hideMark/>
          </w:tcPr>
          <w:p w14:paraId="3C34DACB" w14:textId="75BEF86C" w:rsidR="008B37AC" w:rsidRPr="008B37AC" w:rsidRDefault="008B37AC" w:rsidP="008B37AC">
            <w:r w:rsidRPr="008B37AC">
              <w:t>1</w:t>
            </w:r>
          </w:p>
        </w:tc>
        <w:tc>
          <w:tcPr>
            <w:tcW w:w="1303" w:type="dxa"/>
            <w:noWrap/>
            <w:hideMark/>
          </w:tcPr>
          <w:p w14:paraId="52BA7902" w14:textId="3F86FEC8" w:rsidR="008B37AC" w:rsidRPr="008B37AC" w:rsidRDefault="008B37AC" w:rsidP="008B37AC">
            <w:r w:rsidRPr="008B37AC">
              <w:t>75.05</w:t>
            </w:r>
          </w:p>
        </w:tc>
        <w:tc>
          <w:tcPr>
            <w:tcW w:w="1731" w:type="dxa"/>
            <w:noWrap/>
            <w:hideMark/>
          </w:tcPr>
          <w:p w14:paraId="56C124B5" w14:textId="62A822EF" w:rsidR="008B37AC" w:rsidRPr="008B37AC" w:rsidRDefault="008B37AC" w:rsidP="008B37AC">
            <w:r w:rsidRPr="008B37AC">
              <w:t>9.33E-08</w:t>
            </w:r>
          </w:p>
        </w:tc>
        <w:tc>
          <w:tcPr>
            <w:tcW w:w="759" w:type="dxa"/>
            <w:noWrap/>
            <w:hideMark/>
          </w:tcPr>
          <w:p w14:paraId="4AAA0B92" w14:textId="67511D03" w:rsidR="008B37AC" w:rsidRPr="008B37AC" w:rsidRDefault="008B37AC" w:rsidP="008B37AC">
            <w:r w:rsidRPr="008B37AC">
              <w:t>***</w:t>
            </w:r>
          </w:p>
        </w:tc>
      </w:tr>
      <w:tr w:rsidR="008B37AC" w:rsidRPr="008B37AC" w14:paraId="05F19188" w14:textId="77777777" w:rsidTr="008B37AC">
        <w:trPr>
          <w:trHeight w:val="300"/>
        </w:trPr>
        <w:tc>
          <w:tcPr>
            <w:tcW w:w="3460" w:type="dxa"/>
            <w:noWrap/>
            <w:hideMark/>
          </w:tcPr>
          <w:p w14:paraId="7C5D462B" w14:textId="111D26D2" w:rsidR="008B37AC" w:rsidRPr="008B37AC" w:rsidRDefault="008B37AC" w:rsidP="008B37AC">
            <w:r w:rsidRPr="008B37AC">
              <w:t>Regions2</w:t>
            </w:r>
          </w:p>
        </w:tc>
        <w:tc>
          <w:tcPr>
            <w:tcW w:w="1516" w:type="dxa"/>
            <w:noWrap/>
            <w:hideMark/>
          </w:tcPr>
          <w:p w14:paraId="2159CA3F" w14:textId="56CAEE69" w:rsidR="008B37AC" w:rsidRPr="008B37AC" w:rsidRDefault="008B37AC" w:rsidP="008B37AC">
            <w:r w:rsidRPr="008B37AC">
              <w:t>5.6533</w:t>
            </w:r>
          </w:p>
        </w:tc>
        <w:tc>
          <w:tcPr>
            <w:tcW w:w="581" w:type="dxa"/>
            <w:noWrap/>
            <w:hideMark/>
          </w:tcPr>
          <w:p w14:paraId="0CB098A6" w14:textId="3C308F0C" w:rsidR="008B37AC" w:rsidRPr="008B37AC" w:rsidRDefault="008B37AC" w:rsidP="008B37AC">
            <w:r w:rsidRPr="008B37AC">
              <w:t>1</w:t>
            </w:r>
          </w:p>
        </w:tc>
        <w:tc>
          <w:tcPr>
            <w:tcW w:w="1303" w:type="dxa"/>
            <w:noWrap/>
            <w:hideMark/>
          </w:tcPr>
          <w:p w14:paraId="6DDCCFE6" w14:textId="66F7DFA1" w:rsidR="008B37AC" w:rsidRPr="008B37AC" w:rsidRDefault="008B37AC" w:rsidP="008B37AC">
            <w:r w:rsidRPr="008B37AC">
              <w:t>40.76</w:t>
            </w:r>
          </w:p>
        </w:tc>
        <w:tc>
          <w:tcPr>
            <w:tcW w:w="1731" w:type="dxa"/>
            <w:noWrap/>
            <w:hideMark/>
          </w:tcPr>
          <w:p w14:paraId="4B20A237" w14:textId="336B918F" w:rsidR="008B37AC" w:rsidRPr="008B37AC" w:rsidRDefault="008B37AC" w:rsidP="008B37AC">
            <w:r w:rsidRPr="008B37AC">
              <w:t>0.022197</w:t>
            </w:r>
          </w:p>
        </w:tc>
        <w:tc>
          <w:tcPr>
            <w:tcW w:w="759" w:type="dxa"/>
            <w:noWrap/>
            <w:hideMark/>
          </w:tcPr>
          <w:p w14:paraId="3DFBF4F8" w14:textId="0673F201" w:rsidR="008B37AC" w:rsidRPr="008B37AC" w:rsidRDefault="008B37AC" w:rsidP="008B37AC">
            <w:r w:rsidRPr="008B37AC">
              <w:t>*</w:t>
            </w:r>
          </w:p>
        </w:tc>
      </w:tr>
      <w:tr w:rsidR="008B37AC" w:rsidRPr="008B37AC" w14:paraId="0039354E" w14:textId="77777777" w:rsidTr="008B37AC">
        <w:trPr>
          <w:trHeight w:val="300"/>
        </w:trPr>
        <w:tc>
          <w:tcPr>
            <w:tcW w:w="3460" w:type="dxa"/>
            <w:noWrap/>
            <w:hideMark/>
          </w:tcPr>
          <w:p w14:paraId="1F68D42B" w14:textId="1272C1BE" w:rsidR="008B37AC" w:rsidRPr="008B37AC" w:rsidRDefault="008B37AC" w:rsidP="008B37AC">
            <w:r w:rsidRPr="008B37AC">
              <w:t>Year</w:t>
            </w:r>
          </w:p>
        </w:tc>
        <w:tc>
          <w:tcPr>
            <w:tcW w:w="1516" w:type="dxa"/>
            <w:noWrap/>
            <w:hideMark/>
          </w:tcPr>
          <w:p w14:paraId="13A02D39" w14:textId="4A643777" w:rsidR="008B37AC" w:rsidRPr="008B37AC" w:rsidRDefault="008B37AC" w:rsidP="008B37AC">
            <w:r w:rsidRPr="008B37AC">
              <w:t>5.5955</w:t>
            </w:r>
          </w:p>
        </w:tc>
        <w:tc>
          <w:tcPr>
            <w:tcW w:w="581" w:type="dxa"/>
            <w:noWrap/>
            <w:hideMark/>
          </w:tcPr>
          <w:p w14:paraId="02F38EA5" w14:textId="6F2EE097" w:rsidR="008B37AC" w:rsidRPr="008B37AC" w:rsidRDefault="008B37AC" w:rsidP="008B37AC">
            <w:r w:rsidRPr="008B37AC">
              <w:t>5</w:t>
            </w:r>
          </w:p>
        </w:tc>
        <w:tc>
          <w:tcPr>
            <w:tcW w:w="1303" w:type="dxa"/>
            <w:noWrap/>
            <w:hideMark/>
          </w:tcPr>
          <w:p w14:paraId="54B4067D" w14:textId="4784CB97" w:rsidR="008B37AC" w:rsidRPr="008B37AC" w:rsidRDefault="008B37AC" w:rsidP="008B37AC">
            <w:r w:rsidRPr="008B37AC">
              <w:t>316.69</w:t>
            </w:r>
          </w:p>
        </w:tc>
        <w:tc>
          <w:tcPr>
            <w:tcW w:w="1731" w:type="dxa"/>
            <w:noWrap/>
            <w:hideMark/>
          </w:tcPr>
          <w:p w14:paraId="1969CC3F" w14:textId="62012B0F" w:rsidR="008B37AC" w:rsidRPr="008B37AC" w:rsidRDefault="008B37AC" w:rsidP="008B37AC">
            <w:r w:rsidRPr="008B37AC">
              <w:t>5.87E-05</w:t>
            </w:r>
          </w:p>
        </w:tc>
        <w:tc>
          <w:tcPr>
            <w:tcW w:w="759" w:type="dxa"/>
            <w:noWrap/>
            <w:hideMark/>
          </w:tcPr>
          <w:p w14:paraId="0ACD4769" w14:textId="129A790F" w:rsidR="008B37AC" w:rsidRPr="008B37AC" w:rsidRDefault="008B37AC" w:rsidP="008B37AC">
            <w:r w:rsidRPr="008B37AC">
              <w:t>***</w:t>
            </w:r>
          </w:p>
        </w:tc>
      </w:tr>
      <w:tr w:rsidR="008B37AC" w:rsidRPr="008B37AC" w14:paraId="75819EE7" w14:textId="77777777" w:rsidTr="008B37AC">
        <w:trPr>
          <w:trHeight w:val="300"/>
        </w:trPr>
        <w:tc>
          <w:tcPr>
            <w:tcW w:w="3460" w:type="dxa"/>
            <w:noWrap/>
            <w:hideMark/>
          </w:tcPr>
          <w:p w14:paraId="2DBEA09E" w14:textId="13C3D0CF" w:rsidR="008B37AC" w:rsidRPr="008B37AC" w:rsidRDefault="008B37AC" w:rsidP="008B37AC">
            <w:proofErr w:type="spellStart"/>
            <w:r w:rsidRPr="008B37AC">
              <w:t>SamplePeriod</w:t>
            </w:r>
            <w:proofErr w:type="spellEnd"/>
          </w:p>
        </w:tc>
        <w:tc>
          <w:tcPr>
            <w:tcW w:w="1516" w:type="dxa"/>
            <w:noWrap/>
            <w:hideMark/>
          </w:tcPr>
          <w:p w14:paraId="0524987B" w14:textId="3E6D1216" w:rsidR="008B37AC" w:rsidRPr="008B37AC" w:rsidRDefault="008B37AC" w:rsidP="008B37AC">
            <w:r w:rsidRPr="008B37AC">
              <w:t>3.0185</w:t>
            </w:r>
          </w:p>
        </w:tc>
        <w:tc>
          <w:tcPr>
            <w:tcW w:w="581" w:type="dxa"/>
            <w:noWrap/>
            <w:hideMark/>
          </w:tcPr>
          <w:p w14:paraId="67FA68B1" w14:textId="4D8C4F04" w:rsidR="008B37AC" w:rsidRPr="008B37AC" w:rsidRDefault="008B37AC" w:rsidP="008B37AC">
            <w:r w:rsidRPr="008B37AC">
              <w:t>2</w:t>
            </w:r>
          </w:p>
        </w:tc>
        <w:tc>
          <w:tcPr>
            <w:tcW w:w="1303" w:type="dxa"/>
            <w:noWrap/>
            <w:hideMark/>
          </w:tcPr>
          <w:p w14:paraId="0C8F4F7B" w14:textId="594D541F" w:rsidR="008B37AC" w:rsidRPr="008B37AC" w:rsidRDefault="008B37AC" w:rsidP="008B37AC">
            <w:r w:rsidRPr="008B37AC">
              <w:t>316.18</w:t>
            </w:r>
          </w:p>
        </w:tc>
        <w:tc>
          <w:tcPr>
            <w:tcW w:w="1731" w:type="dxa"/>
            <w:noWrap/>
            <w:hideMark/>
          </w:tcPr>
          <w:p w14:paraId="70E8DADA" w14:textId="6DEEE0DA" w:rsidR="008B37AC" w:rsidRPr="008B37AC" w:rsidRDefault="008B37AC" w:rsidP="008B37AC">
            <w:r w:rsidRPr="008B37AC">
              <w:t>0.050283</w:t>
            </w:r>
          </w:p>
        </w:tc>
        <w:tc>
          <w:tcPr>
            <w:tcW w:w="759" w:type="dxa"/>
            <w:noWrap/>
            <w:hideMark/>
          </w:tcPr>
          <w:p w14:paraId="3020CDBD" w14:textId="0A824228" w:rsidR="008B37AC" w:rsidRPr="008B37AC" w:rsidRDefault="008B37AC" w:rsidP="008B37AC">
            <w:r w:rsidRPr="008B37AC">
              <w:t>.</w:t>
            </w:r>
          </w:p>
        </w:tc>
      </w:tr>
      <w:tr w:rsidR="008B37AC" w:rsidRPr="008B37AC" w14:paraId="030E5591" w14:textId="77777777" w:rsidTr="008B37AC">
        <w:trPr>
          <w:trHeight w:val="300"/>
        </w:trPr>
        <w:tc>
          <w:tcPr>
            <w:tcW w:w="3460" w:type="dxa"/>
            <w:noWrap/>
            <w:hideMark/>
          </w:tcPr>
          <w:p w14:paraId="08B9FC8E" w14:textId="5E74DD98" w:rsidR="008B37AC" w:rsidRPr="008B37AC" w:rsidRDefault="008B37AC" w:rsidP="008B37AC">
            <w:r w:rsidRPr="008B37AC">
              <w:t>Regions</w:t>
            </w:r>
            <w:proofErr w:type="gramStart"/>
            <w:r w:rsidRPr="008B37AC">
              <w:t>2:Year</w:t>
            </w:r>
            <w:proofErr w:type="gramEnd"/>
          </w:p>
        </w:tc>
        <w:tc>
          <w:tcPr>
            <w:tcW w:w="1516" w:type="dxa"/>
            <w:noWrap/>
            <w:hideMark/>
          </w:tcPr>
          <w:p w14:paraId="621A9825" w14:textId="192F40D1" w:rsidR="008B37AC" w:rsidRPr="008B37AC" w:rsidRDefault="008B37AC" w:rsidP="008B37AC">
            <w:r w:rsidRPr="008B37AC">
              <w:t>3.2838</w:t>
            </w:r>
          </w:p>
        </w:tc>
        <w:tc>
          <w:tcPr>
            <w:tcW w:w="581" w:type="dxa"/>
            <w:noWrap/>
            <w:hideMark/>
          </w:tcPr>
          <w:p w14:paraId="314BA500" w14:textId="6C5964C4" w:rsidR="008B37AC" w:rsidRPr="008B37AC" w:rsidRDefault="008B37AC" w:rsidP="008B37AC">
            <w:r w:rsidRPr="008B37AC">
              <w:t>5</w:t>
            </w:r>
          </w:p>
        </w:tc>
        <w:tc>
          <w:tcPr>
            <w:tcW w:w="1303" w:type="dxa"/>
            <w:noWrap/>
            <w:hideMark/>
          </w:tcPr>
          <w:p w14:paraId="3E05B782" w14:textId="702E537F" w:rsidR="008B37AC" w:rsidRPr="008B37AC" w:rsidRDefault="008B37AC" w:rsidP="008B37AC">
            <w:r w:rsidRPr="008B37AC">
              <w:t>316.91</w:t>
            </w:r>
          </w:p>
        </w:tc>
        <w:tc>
          <w:tcPr>
            <w:tcW w:w="1731" w:type="dxa"/>
            <w:noWrap/>
            <w:hideMark/>
          </w:tcPr>
          <w:p w14:paraId="7C5DCD24" w14:textId="66D8C4DF" w:rsidR="008B37AC" w:rsidRPr="008B37AC" w:rsidRDefault="008B37AC" w:rsidP="008B37AC">
            <w:r w:rsidRPr="008B37AC">
              <w:t>0.006611</w:t>
            </w:r>
          </w:p>
        </w:tc>
        <w:tc>
          <w:tcPr>
            <w:tcW w:w="759" w:type="dxa"/>
            <w:noWrap/>
            <w:hideMark/>
          </w:tcPr>
          <w:p w14:paraId="3593D2E4" w14:textId="614A0EB7" w:rsidR="008B37AC" w:rsidRPr="008B37AC" w:rsidRDefault="008B37AC" w:rsidP="008B37AC">
            <w:r w:rsidRPr="008B37AC">
              <w:t>**</w:t>
            </w:r>
          </w:p>
        </w:tc>
      </w:tr>
      <w:tr w:rsidR="008B37AC" w:rsidRPr="008B37AC" w14:paraId="2CB9E196" w14:textId="77777777" w:rsidTr="008B37AC">
        <w:trPr>
          <w:trHeight w:val="300"/>
        </w:trPr>
        <w:tc>
          <w:tcPr>
            <w:tcW w:w="3460" w:type="dxa"/>
            <w:noWrap/>
            <w:hideMark/>
          </w:tcPr>
          <w:p w14:paraId="57F53BE5" w14:textId="765153AC" w:rsidR="008B37AC" w:rsidRPr="008B37AC" w:rsidRDefault="008B37AC" w:rsidP="008B37AC">
            <w:proofErr w:type="spellStart"/>
            <w:proofErr w:type="gramStart"/>
            <w:r w:rsidRPr="008B37AC">
              <w:t>Year:SamplePeriod</w:t>
            </w:r>
            <w:proofErr w:type="spellEnd"/>
            <w:proofErr w:type="gramEnd"/>
          </w:p>
        </w:tc>
        <w:tc>
          <w:tcPr>
            <w:tcW w:w="1516" w:type="dxa"/>
            <w:noWrap/>
            <w:hideMark/>
          </w:tcPr>
          <w:p w14:paraId="76079E13" w14:textId="1432E82C" w:rsidR="008B37AC" w:rsidRPr="008B37AC" w:rsidRDefault="008B37AC" w:rsidP="008B37AC">
            <w:r w:rsidRPr="008B37AC">
              <w:t>2.586</w:t>
            </w:r>
          </w:p>
        </w:tc>
        <w:tc>
          <w:tcPr>
            <w:tcW w:w="581" w:type="dxa"/>
            <w:noWrap/>
            <w:hideMark/>
          </w:tcPr>
          <w:p w14:paraId="1D48469A" w14:textId="5B515BB2" w:rsidR="008B37AC" w:rsidRPr="008B37AC" w:rsidRDefault="008B37AC" w:rsidP="008B37AC">
            <w:r w:rsidRPr="008B37AC">
              <w:t>10</w:t>
            </w:r>
          </w:p>
        </w:tc>
        <w:tc>
          <w:tcPr>
            <w:tcW w:w="1303" w:type="dxa"/>
            <w:noWrap/>
            <w:hideMark/>
          </w:tcPr>
          <w:p w14:paraId="78C9339F" w14:textId="01B98F82" w:rsidR="008B37AC" w:rsidRPr="008B37AC" w:rsidRDefault="008B37AC" w:rsidP="008B37AC">
            <w:r w:rsidRPr="008B37AC">
              <w:t>316.65</w:t>
            </w:r>
          </w:p>
        </w:tc>
        <w:tc>
          <w:tcPr>
            <w:tcW w:w="1731" w:type="dxa"/>
            <w:noWrap/>
            <w:hideMark/>
          </w:tcPr>
          <w:p w14:paraId="59CE4502" w14:textId="479D404E" w:rsidR="008B37AC" w:rsidRPr="008B37AC" w:rsidRDefault="008B37AC" w:rsidP="008B37AC">
            <w:r w:rsidRPr="008B37AC">
              <w:t>0.005034</w:t>
            </w:r>
          </w:p>
        </w:tc>
        <w:tc>
          <w:tcPr>
            <w:tcW w:w="759" w:type="dxa"/>
            <w:noWrap/>
            <w:hideMark/>
          </w:tcPr>
          <w:p w14:paraId="593A4D72" w14:textId="2B02C895" w:rsidR="008B37AC" w:rsidRPr="008B37AC" w:rsidRDefault="008B37AC" w:rsidP="008B37AC">
            <w:r w:rsidRPr="008B37AC">
              <w:t>**</w:t>
            </w:r>
          </w:p>
        </w:tc>
      </w:tr>
      <w:tr w:rsidR="008B37AC" w:rsidRPr="008B37AC" w14:paraId="58357BDC" w14:textId="77777777" w:rsidTr="008B37AC">
        <w:trPr>
          <w:trHeight w:val="300"/>
        </w:trPr>
        <w:tc>
          <w:tcPr>
            <w:tcW w:w="3460" w:type="dxa"/>
            <w:noWrap/>
            <w:hideMark/>
          </w:tcPr>
          <w:p w14:paraId="721002CB" w14:textId="35991527" w:rsidR="008B37AC" w:rsidRPr="008B37AC" w:rsidRDefault="008B37AC" w:rsidP="008B37AC">
            <w:r w:rsidRPr="008B37AC">
              <w:t>Regions</w:t>
            </w:r>
            <w:proofErr w:type="gramStart"/>
            <w:r w:rsidRPr="008B37AC">
              <w:t>2:SamplePeriod</w:t>
            </w:r>
            <w:proofErr w:type="gramEnd"/>
          </w:p>
        </w:tc>
        <w:tc>
          <w:tcPr>
            <w:tcW w:w="1516" w:type="dxa"/>
            <w:noWrap/>
            <w:hideMark/>
          </w:tcPr>
          <w:p w14:paraId="6B4814A3" w14:textId="7AF39109" w:rsidR="008B37AC" w:rsidRPr="008B37AC" w:rsidRDefault="008B37AC" w:rsidP="008B37AC">
            <w:r w:rsidRPr="008B37AC">
              <w:t>0.2313</w:t>
            </w:r>
          </w:p>
        </w:tc>
        <w:tc>
          <w:tcPr>
            <w:tcW w:w="581" w:type="dxa"/>
            <w:noWrap/>
            <w:hideMark/>
          </w:tcPr>
          <w:p w14:paraId="474CAAD3" w14:textId="18DB3878" w:rsidR="008B37AC" w:rsidRPr="008B37AC" w:rsidRDefault="008B37AC" w:rsidP="008B37AC">
            <w:r w:rsidRPr="008B37AC">
              <w:t>2</w:t>
            </w:r>
          </w:p>
        </w:tc>
        <w:tc>
          <w:tcPr>
            <w:tcW w:w="1303" w:type="dxa"/>
            <w:noWrap/>
            <w:hideMark/>
          </w:tcPr>
          <w:p w14:paraId="634232FF" w14:textId="28190A0A" w:rsidR="008B37AC" w:rsidRPr="008B37AC" w:rsidRDefault="008B37AC" w:rsidP="008B37AC">
            <w:r w:rsidRPr="008B37AC">
              <w:t>316.81</w:t>
            </w:r>
          </w:p>
        </w:tc>
        <w:tc>
          <w:tcPr>
            <w:tcW w:w="1731" w:type="dxa"/>
            <w:noWrap/>
            <w:hideMark/>
          </w:tcPr>
          <w:p w14:paraId="7DAB5260" w14:textId="7CCFF70F" w:rsidR="008B37AC" w:rsidRPr="008B37AC" w:rsidRDefault="008B37AC" w:rsidP="008B37AC">
            <w:r w:rsidRPr="008B37AC">
              <w:t>0.793638</w:t>
            </w:r>
          </w:p>
        </w:tc>
        <w:tc>
          <w:tcPr>
            <w:tcW w:w="759" w:type="dxa"/>
            <w:noWrap/>
            <w:hideMark/>
          </w:tcPr>
          <w:p w14:paraId="308422BD" w14:textId="5145F927" w:rsidR="008B37AC" w:rsidRPr="008B37AC" w:rsidRDefault="008B37AC" w:rsidP="008B37AC"/>
        </w:tc>
      </w:tr>
      <w:tr w:rsidR="008B37AC" w:rsidRPr="008B37AC" w14:paraId="213D252D" w14:textId="77777777" w:rsidTr="00BA5721">
        <w:trPr>
          <w:trHeight w:val="300"/>
        </w:trPr>
        <w:tc>
          <w:tcPr>
            <w:tcW w:w="9350" w:type="dxa"/>
            <w:gridSpan w:val="6"/>
            <w:noWrap/>
            <w:hideMark/>
          </w:tcPr>
          <w:p w14:paraId="140865FC" w14:textId="49971B00" w:rsidR="008B37AC" w:rsidRPr="008B37AC" w:rsidRDefault="008B37AC" w:rsidP="008B37AC">
            <w:proofErr w:type="spellStart"/>
            <w:r w:rsidRPr="008B37AC">
              <w:t>Signif</w:t>
            </w:r>
            <w:proofErr w:type="spellEnd"/>
            <w:r w:rsidRPr="008B37AC">
              <w:t xml:space="preserve">. codes:  0 ‘***’ 0.001 ‘**’ 0.01 ‘*’ 0.05 ‘.’ 0.1 </w:t>
            </w:r>
            <w:proofErr w:type="gramStart"/>
            <w:r w:rsidRPr="008B37AC">
              <w:t>‘ ’</w:t>
            </w:r>
            <w:proofErr w:type="gramEnd"/>
            <w:r w:rsidRPr="008B37AC">
              <w:t xml:space="preserve"> 1</w:t>
            </w:r>
          </w:p>
        </w:tc>
      </w:tr>
    </w:tbl>
    <w:p w14:paraId="227D0978" w14:textId="77777777" w:rsidR="00562C8D" w:rsidRDefault="00562C8D"/>
    <w:p w14:paraId="3A2B2BC5" w14:textId="3F030BBB" w:rsidR="00562C8D" w:rsidRDefault="00562C8D" w:rsidP="00562C8D">
      <w:pPr>
        <w:pStyle w:val="Caption"/>
        <w:keepNext/>
      </w:pPr>
      <w:r>
        <w:t xml:space="preserve">Table </w:t>
      </w:r>
      <w:fldSimple w:instr=" SEQ Table \* ARABIC ">
        <w:r w:rsidR="006D41CE">
          <w:rPr>
            <w:noProof/>
          </w:rPr>
          <w:t>7</w:t>
        </w:r>
      </w:fldSimple>
      <w:r>
        <w:t>. E</w:t>
      </w:r>
      <w:r w:rsidRPr="00A04338">
        <w:t>stimated marginal means</w:t>
      </w:r>
      <w:r>
        <w:t xml:space="preserve"> for the</w:t>
      </w:r>
      <w:r w:rsidR="00FE1317">
        <w:t xml:space="preserve"> cyclopoid copepod</w:t>
      </w:r>
      <w:r w:rsidR="009A561E">
        <w:t xml:space="preserve"> </w:t>
      </w:r>
      <w:r>
        <w:t>linear mixed effects model with Sidak adjusted pairwise comparisons for Region by Year</w:t>
      </w:r>
    </w:p>
    <w:tbl>
      <w:tblPr>
        <w:tblStyle w:val="TableGrid"/>
        <w:tblW w:w="0" w:type="auto"/>
        <w:tblLook w:val="04A0" w:firstRow="1" w:lastRow="0" w:firstColumn="1" w:lastColumn="0" w:noHBand="0" w:noVBand="1"/>
      </w:tblPr>
      <w:tblGrid>
        <w:gridCol w:w="2750"/>
        <w:gridCol w:w="663"/>
        <w:gridCol w:w="1126"/>
        <w:gridCol w:w="1068"/>
        <w:gridCol w:w="1068"/>
        <w:gridCol w:w="1013"/>
        <w:gridCol w:w="1068"/>
      </w:tblGrid>
      <w:tr w:rsidR="00562C8D" w:rsidRPr="00562C8D" w14:paraId="67BDE7F7" w14:textId="77777777" w:rsidTr="00562C8D">
        <w:trPr>
          <w:trHeight w:val="300"/>
        </w:trPr>
        <w:tc>
          <w:tcPr>
            <w:tcW w:w="8756" w:type="dxa"/>
            <w:gridSpan w:val="7"/>
            <w:noWrap/>
            <w:hideMark/>
          </w:tcPr>
          <w:p w14:paraId="53290551" w14:textId="77777777" w:rsidR="00562C8D" w:rsidRPr="00562C8D" w:rsidRDefault="00562C8D">
            <w:proofErr w:type="spellStart"/>
            <w:r w:rsidRPr="00562C8D">
              <w:rPr>
                <w:sz w:val="18"/>
                <w:szCs w:val="18"/>
              </w:rPr>
              <w:t>lmer_emm_cyclo</w:t>
            </w:r>
            <w:proofErr w:type="spellEnd"/>
            <w:r w:rsidRPr="00562C8D">
              <w:rPr>
                <w:sz w:val="18"/>
                <w:szCs w:val="18"/>
              </w:rPr>
              <w:t xml:space="preserve"> &lt;- </w:t>
            </w:r>
            <w:proofErr w:type="spellStart"/>
            <w:proofErr w:type="gramStart"/>
            <w:r w:rsidRPr="00562C8D">
              <w:rPr>
                <w:sz w:val="18"/>
                <w:szCs w:val="18"/>
              </w:rPr>
              <w:t>emmeans</w:t>
            </w:r>
            <w:proofErr w:type="spellEnd"/>
            <w:r w:rsidRPr="00562C8D">
              <w:rPr>
                <w:sz w:val="18"/>
                <w:szCs w:val="18"/>
              </w:rPr>
              <w:t>(</w:t>
            </w:r>
            <w:proofErr w:type="gramEnd"/>
            <w:r w:rsidRPr="00562C8D">
              <w:rPr>
                <w:sz w:val="18"/>
                <w:szCs w:val="18"/>
              </w:rPr>
              <w:t>model4.1_cyclo, specs = pairwise ~Regions2|Year,adjust="</w:t>
            </w:r>
            <w:proofErr w:type="spellStart"/>
            <w:r w:rsidRPr="00562C8D">
              <w:rPr>
                <w:sz w:val="18"/>
                <w:szCs w:val="18"/>
              </w:rPr>
              <w:t>sidak</w:t>
            </w:r>
            <w:proofErr w:type="spellEnd"/>
            <w:r w:rsidRPr="00562C8D">
              <w:rPr>
                <w:sz w:val="18"/>
                <w:szCs w:val="18"/>
              </w:rPr>
              <w:t>")</w:t>
            </w:r>
          </w:p>
        </w:tc>
      </w:tr>
      <w:tr w:rsidR="00562C8D" w:rsidRPr="00562C8D" w14:paraId="688EC1D8" w14:textId="77777777" w:rsidTr="00562C8D">
        <w:trPr>
          <w:trHeight w:val="300"/>
        </w:trPr>
        <w:tc>
          <w:tcPr>
            <w:tcW w:w="2750" w:type="dxa"/>
            <w:noWrap/>
            <w:hideMark/>
          </w:tcPr>
          <w:p w14:paraId="7B78CC03" w14:textId="77777777" w:rsidR="00562C8D" w:rsidRPr="00562C8D" w:rsidRDefault="00562C8D">
            <w:r w:rsidRPr="00562C8D">
              <w:t xml:space="preserve">contrast              </w:t>
            </w:r>
          </w:p>
        </w:tc>
        <w:tc>
          <w:tcPr>
            <w:tcW w:w="663" w:type="dxa"/>
            <w:noWrap/>
            <w:hideMark/>
          </w:tcPr>
          <w:p w14:paraId="643794C3" w14:textId="77777777" w:rsidR="00562C8D" w:rsidRPr="00562C8D" w:rsidRDefault="00562C8D">
            <w:r w:rsidRPr="00562C8D">
              <w:t xml:space="preserve">Year </w:t>
            </w:r>
          </w:p>
        </w:tc>
        <w:tc>
          <w:tcPr>
            <w:tcW w:w="1126" w:type="dxa"/>
            <w:noWrap/>
            <w:hideMark/>
          </w:tcPr>
          <w:p w14:paraId="4352D87A" w14:textId="77777777" w:rsidR="00562C8D" w:rsidRPr="00562C8D" w:rsidRDefault="00562C8D">
            <w:r w:rsidRPr="00562C8D">
              <w:t xml:space="preserve">  estimate</w:t>
            </w:r>
          </w:p>
        </w:tc>
        <w:tc>
          <w:tcPr>
            <w:tcW w:w="1068" w:type="dxa"/>
            <w:noWrap/>
            <w:hideMark/>
          </w:tcPr>
          <w:p w14:paraId="5C479FC7" w14:textId="77777777" w:rsidR="00562C8D" w:rsidRPr="00562C8D" w:rsidRDefault="00562C8D">
            <w:r w:rsidRPr="00562C8D">
              <w:t xml:space="preserve">        SE</w:t>
            </w:r>
          </w:p>
        </w:tc>
        <w:tc>
          <w:tcPr>
            <w:tcW w:w="1068" w:type="dxa"/>
            <w:noWrap/>
            <w:hideMark/>
          </w:tcPr>
          <w:p w14:paraId="42C97EDE" w14:textId="77777777" w:rsidR="00562C8D" w:rsidRPr="00562C8D" w:rsidRDefault="00562C8D">
            <w:r w:rsidRPr="00562C8D">
              <w:t xml:space="preserve">       </w:t>
            </w:r>
            <w:proofErr w:type="spellStart"/>
            <w:r w:rsidRPr="00562C8D">
              <w:t>df</w:t>
            </w:r>
            <w:proofErr w:type="spellEnd"/>
          </w:p>
        </w:tc>
        <w:tc>
          <w:tcPr>
            <w:tcW w:w="1013" w:type="dxa"/>
            <w:noWrap/>
            <w:hideMark/>
          </w:tcPr>
          <w:p w14:paraId="4714E1DD" w14:textId="77777777" w:rsidR="00562C8D" w:rsidRPr="00562C8D" w:rsidRDefault="00562C8D">
            <w:r w:rsidRPr="00562C8D">
              <w:t xml:space="preserve">   </w:t>
            </w:r>
            <w:proofErr w:type="spellStart"/>
            <w:proofErr w:type="gramStart"/>
            <w:r w:rsidRPr="00562C8D">
              <w:t>t.ratio</w:t>
            </w:r>
            <w:proofErr w:type="spellEnd"/>
            <w:proofErr w:type="gramEnd"/>
          </w:p>
        </w:tc>
        <w:tc>
          <w:tcPr>
            <w:tcW w:w="1068" w:type="dxa"/>
            <w:noWrap/>
            <w:hideMark/>
          </w:tcPr>
          <w:p w14:paraId="0729C59D" w14:textId="77777777" w:rsidR="00562C8D" w:rsidRPr="00562C8D" w:rsidRDefault="00562C8D">
            <w:r w:rsidRPr="00562C8D">
              <w:t xml:space="preserve">   </w:t>
            </w:r>
            <w:proofErr w:type="spellStart"/>
            <w:r w:rsidRPr="00562C8D">
              <w:t>p.value</w:t>
            </w:r>
            <w:proofErr w:type="spellEnd"/>
          </w:p>
        </w:tc>
      </w:tr>
      <w:tr w:rsidR="00562C8D" w:rsidRPr="00562C8D" w14:paraId="024A7DE5" w14:textId="77777777" w:rsidTr="00562C8D">
        <w:trPr>
          <w:trHeight w:val="300"/>
        </w:trPr>
        <w:tc>
          <w:tcPr>
            <w:tcW w:w="2750" w:type="dxa"/>
            <w:noWrap/>
            <w:hideMark/>
          </w:tcPr>
          <w:p w14:paraId="47AF62F2" w14:textId="77777777" w:rsidR="00562C8D" w:rsidRPr="00562C8D" w:rsidRDefault="00562C8D">
            <w:r w:rsidRPr="00562C8D">
              <w:t xml:space="preserve">Downstream - Upstream </w:t>
            </w:r>
          </w:p>
        </w:tc>
        <w:tc>
          <w:tcPr>
            <w:tcW w:w="663" w:type="dxa"/>
            <w:noWrap/>
            <w:hideMark/>
          </w:tcPr>
          <w:p w14:paraId="2E73B1D6" w14:textId="77777777" w:rsidR="00562C8D" w:rsidRPr="00562C8D" w:rsidRDefault="00562C8D" w:rsidP="00562C8D">
            <w:r w:rsidRPr="00562C8D">
              <w:t>2014</w:t>
            </w:r>
          </w:p>
        </w:tc>
        <w:tc>
          <w:tcPr>
            <w:tcW w:w="1126" w:type="dxa"/>
            <w:noWrap/>
            <w:hideMark/>
          </w:tcPr>
          <w:p w14:paraId="277A2301" w14:textId="77777777" w:rsidR="00562C8D" w:rsidRPr="00562C8D" w:rsidRDefault="00562C8D" w:rsidP="00562C8D">
            <w:r w:rsidRPr="00562C8D">
              <w:t>-1.44741</w:t>
            </w:r>
          </w:p>
        </w:tc>
        <w:tc>
          <w:tcPr>
            <w:tcW w:w="1068" w:type="dxa"/>
            <w:noWrap/>
            <w:hideMark/>
          </w:tcPr>
          <w:p w14:paraId="139DA30D" w14:textId="77777777" w:rsidR="00562C8D" w:rsidRPr="00562C8D" w:rsidRDefault="00562C8D" w:rsidP="00562C8D">
            <w:r w:rsidRPr="00562C8D">
              <w:t>0.511587</w:t>
            </w:r>
          </w:p>
        </w:tc>
        <w:tc>
          <w:tcPr>
            <w:tcW w:w="1068" w:type="dxa"/>
            <w:noWrap/>
            <w:hideMark/>
          </w:tcPr>
          <w:p w14:paraId="2184DA5A" w14:textId="77777777" w:rsidR="00562C8D" w:rsidRPr="00562C8D" w:rsidRDefault="00562C8D" w:rsidP="00562C8D">
            <w:r w:rsidRPr="00562C8D">
              <w:t>29.38242</w:t>
            </w:r>
          </w:p>
        </w:tc>
        <w:tc>
          <w:tcPr>
            <w:tcW w:w="1013" w:type="dxa"/>
            <w:noWrap/>
            <w:hideMark/>
          </w:tcPr>
          <w:p w14:paraId="00B9841E" w14:textId="77777777" w:rsidR="00562C8D" w:rsidRPr="00562C8D" w:rsidRDefault="00562C8D" w:rsidP="00562C8D">
            <w:r w:rsidRPr="00562C8D">
              <w:t>-2.82926</w:t>
            </w:r>
          </w:p>
        </w:tc>
        <w:tc>
          <w:tcPr>
            <w:tcW w:w="1068" w:type="dxa"/>
            <w:noWrap/>
            <w:hideMark/>
          </w:tcPr>
          <w:p w14:paraId="680E2912" w14:textId="77777777" w:rsidR="00562C8D" w:rsidRPr="00562C8D" w:rsidRDefault="00562C8D" w:rsidP="00562C8D">
            <w:r w:rsidRPr="00562C8D">
              <w:t>0.008325</w:t>
            </w:r>
          </w:p>
        </w:tc>
      </w:tr>
      <w:tr w:rsidR="00562C8D" w:rsidRPr="00562C8D" w14:paraId="6BD9682D" w14:textId="77777777" w:rsidTr="00562C8D">
        <w:trPr>
          <w:trHeight w:val="300"/>
        </w:trPr>
        <w:tc>
          <w:tcPr>
            <w:tcW w:w="2750" w:type="dxa"/>
            <w:noWrap/>
            <w:hideMark/>
          </w:tcPr>
          <w:p w14:paraId="7ECC7DC6" w14:textId="77777777" w:rsidR="00562C8D" w:rsidRPr="00562C8D" w:rsidRDefault="00562C8D">
            <w:r w:rsidRPr="00562C8D">
              <w:t xml:space="preserve">Downstream - Upstream </w:t>
            </w:r>
          </w:p>
        </w:tc>
        <w:tc>
          <w:tcPr>
            <w:tcW w:w="663" w:type="dxa"/>
            <w:noWrap/>
            <w:hideMark/>
          </w:tcPr>
          <w:p w14:paraId="06020EFE" w14:textId="77777777" w:rsidR="00562C8D" w:rsidRPr="00562C8D" w:rsidRDefault="00562C8D" w:rsidP="00562C8D">
            <w:r w:rsidRPr="00562C8D">
              <w:t>2015</w:t>
            </w:r>
          </w:p>
        </w:tc>
        <w:tc>
          <w:tcPr>
            <w:tcW w:w="1126" w:type="dxa"/>
            <w:noWrap/>
            <w:hideMark/>
          </w:tcPr>
          <w:p w14:paraId="1805ECA2" w14:textId="77777777" w:rsidR="00562C8D" w:rsidRPr="00562C8D" w:rsidRDefault="00562C8D" w:rsidP="00562C8D">
            <w:r w:rsidRPr="00562C8D">
              <w:t>-1.26728</w:t>
            </w:r>
          </w:p>
        </w:tc>
        <w:tc>
          <w:tcPr>
            <w:tcW w:w="1068" w:type="dxa"/>
            <w:noWrap/>
            <w:hideMark/>
          </w:tcPr>
          <w:p w14:paraId="3653CBD5" w14:textId="77777777" w:rsidR="00562C8D" w:rsidRPr="00562C8D" w:rsidRDefault="00562C8D" w:rsidP="00562C8D">
            <w:r w:rsidRPr="00562C8D">
              <w:t>0.510334</w:t>
            </w:r>
          </w:p>
        </w:tc>
        <w:tc>
          <w:tcPr>
            <w:tcW w:w="1068" w:type="dxa"/>
            <w:noWrap/>
            <w:hideMark/>
          </w:tcPr>
          <w:p w14:paraId="47BF8112" w14:textId="77777777" w:rsidR="00562C8D" w:rsidRPr="00562C8D" w:rsidRDefault="00562C8D" w:rsidP="00562C8D">
            <w:r w:rsidRPr="00562C8D">
              <w:t>29.04422</w:t>
            </w:r>
          </w:p>
        </w:tc>
        <w:tc>
          <w:tcPr>
            <w:tcW w:w="1013" w:type="dxa"/>
            <w:noWrap/>
            <w:hideMark/>
          </w:tcPr>
          <w:p w14:paraId="18C76F73" w14:textId="77777777" w:rsidR="00562C8D" w:rsidRPr="00562C8D" w:rsidRDefault="00562C8D" w:rsidP="00562C8D">
            <w:r w:rsidRPr="00562C8D">
              <w:t>-2.48324</w:t>
            </w:r>
          </w:p>
        </w:tc>
        <w:tc>
          <w:tcPr>
            <w:tcW w:w="1068" w:type="dxa"/>
            <w:noWrap/>
            <w:hideMark/>
          </w:tcPr>
          <w:p w14:paraId="360B5570" w14:textId="77777777" w:rsidR="00562C8D" w:rsidRPr="00562C8D" w:rsidRDefault="00562C8D" w:rsidP="00562C8D">
            <w:r w:rsidRPr="00562C8D">
              <w:t>0.019038</w:t>
            </w:r>
          </w:p>
        </w:tc>
      </w:tr>
      <w:tr w:rsidR="00562C8D" w:rsidRPr="00562C8D" w14:paraId="1A608047" w14:textId="77777777" w:rsidTr="00562C8D">
        <w:trPr>
          <w:trHeight w:val="300"/>
        </w:trPr>
        <w:tc>
          <w:tcPr>
            <w:tcW w:w="2750" w:type="dxa"/>
            <w:noWrap/>
            <w:hideMark/>
          </w:tcPr>
          <w:p w14:paraId="0E7E72EC" w14:textId="77777777" w:rsidR="00562C8D" w:rsidRPr="00562C8D" w:rsidRDefault="00562C8D">
            <w:r w:rsidRPr="00562C8D">
              <w:t xml:space="preserve">Downstream - Upstream </w:t>
            </w:r>
          </w:p>
        </w:tc>
        <w:tc>
          <w:tcPr>
            <w:tcW w:w="663" w:type="dxa"/>
            <w:noWrap/>
            <w:hideMark/>
          </w:tcPr>
          <w:p w14:paraId="240B82DB" w14:textId="77777777" w:rsidR="00562C8D" w:rsidRPr="00562C8D" w:rsidRDefault="00562C8D" w:rsidP="00562C8D">
            <w:r w:rsidRPr="00562C8D">
              <w:t>2016</w:t>
            </w:r>
          </w:p>
        </w:tc>
        <w:tc>
          <w:tcPr>
            <w:tcW w:w="1126" w:type="dxa"/>
            <w:noWrap/>
            <w:hideMark/>
          </w:tcPr>
          <w:p w14:paraId="68A7CB18" w14:textId="77777777" w:rsidR="00562C8D" w:rsidRPr="00562C8D" w:rsidRDefault="00562C8D" w:rsidP="00562C8D">
            <w:r w:rsidRPr="00562C8D">
              <w:t>-1.89597</w:t>
            </w:r>
          </w:p>
        </w:tc>
        <w:tc>
          <w:tcPr>
            <w:tcW w:w="1068" w:type="dxa"/>
            <w:noWrap/>
            <w:hideMark/>
          </w:tcPr>
          <w:p w14:paraId="08275920" w14:textId="77777777" w:rsidR="00562C8D" w:rsidRPr="00562C8D" w:rsidRDefault="00562C8D" w:rsidP="00562C8D">
            <w:r w:rsidRPr="00562C8D">
              <w:t>0.517585</w:t>
            </w:r>
          </w:p>
        </w:tc>
        <w:tc>
          <w:tcPr>
            <w:tcW w:w="1068" w:type="dxa"/>
            <w:noWrap/>
            <w:hideMark/>
          </w:tcPr>
          <w:p w14:paraId="6892C856" w14:textId="77777777" w:rsidR="00562C8D" w:rsidRPr="00562C8D" w:rsidRDefault="00562C8D" w:rsidP="00562C8D">
            <w:r w:rsidRPr="00562C8D">
              <w:t>30.60903</w:t>
            </w:r>
          </w:p>
        </w:tc>
        <w:tc>
          <w:tcPr>
            <w:tcW w:w="1013" w:type="dxa"/>
            <w:noWrap/>
            <w:hideMark/>
          </w:tcPr>
          <w:p w14:paraId="621C6F6B" w14:textId="77777777" w:rsidR="00562C8D" w:rsidRPr="00562C8D" w:rsidRDefault="00562C8D" w:rsidP="00562C8D">
            <w:r w:rsidRPr="00562C8D">
              <w:t>-3.66311</w:t>
            </w:r>
          </w:p>
        </w:tc>
        <w:tc>
          <w:tcPr>
            <w:tcW w:w="1068" w:type="dxa"/>
            <w:noWrap/>
            <w:hideMark/>
          </w:tcPr>
          <w:p w14:paraId="77EB5673" w14:textId="77777777" w:rsidR="00562C8D" w:rsidRPr="00562C8D" w:rsidRDefault="00562C8D" w:rsidP="00562C8D">
            <w:r w:rsidRPr="00562C8D">
              <w:t>0.000935</w:t>
            </w:r>
          </w:p>
        </w:tc>
      </w:tr>
      <w:tr w:rsidR="00562C8D" w:rsidRPr="00562C8D" w14:paraId="51E0716F" w14:textId="77777777" w:rsidTr="00562C8D">
        <w:trPr>
          <w:trHeight w:val="300"/>
        </w:trPr>
        <w:tc>
          <w:tcPr>
            <w:tcW w:w="2750" w:type="dxa"/>
            <w:noWrap/>
            <w:hideMark/>
          </w:tcPr>
          <w:p w14:paraId="0325D912" w14:textId="77777777" w:rsidR="00562C8D" w:rsidRPr="00562C8D" w:rsidRDefault="00562C8D">
            <w:r w:rsidRPr="00562C8D">
              <w:t xml:space="preserve">Downstream - Upstream </w:t>
            </w:r>
          </w:p>
        </w:tc>
        <w:tc>
          <w:tcPr>
            <w:tcW w:w="663" w:type="dxa"/>
            <w:noWrap/>
            <w:hideMark/>
          </w:tcPr>
          <w:p w14:paraId="5E0540A2" w14:textId="77777777" w:rsidR="00562C8D" w:rsidRPr="00562C8D" w:rsidRDefault="00562C8D" w:rsidP="00562C8D">
            <w:r w:rsidRPr="00562C8D">
              <w:t>2017</w:t>
            </w:r>
          </w:p>
        </w:tc>
        <w:tc>
          <w:tcPr>
            <w:tcW w:w="1126" w:type="dxa"/>
            <w:noWrap/>
            <w:hideMark/>
          </w:tcPr>
          <w:p w14:paraId="0A8D706E" w14:textId="77777777" w:rsidR="00562C8D" w:rsidRPr="00562C8D" w:rsidRDefault="00562C8D" w:rsidP="00562C8D">
            <w:r w:rsidRPr="00562C8D">
              <w:t>-2.20181</w:t>
            </w:r>
          </w:p>
        </w:tc>
        <w:tc>
          <w:tcPr>
            <w:tcW w:w="1068" w:type="dxa"/>
            <w:noWrap/>
            <w:hideMark/>
          </w:tcPr>
          <w:p w14:paraId="6F1EF3D1" w14:textId="77777777" w:rsidR="00562C8D" w:rsidRPr="00562C8D" w:rsidRDefault="00562C8D" w:rsidP="00562C8D">
            <w:r w:rsidRPr="00562C8D">
              <w:t>0.506978</w:t>
            </w:r>
          </w:p>
        </w:tc>
        <w:tc>
          <w:tcPr>
            <w:tcW w:w="1068" w:type="dxa"/>
            <w:noWrap/>
            <w:hideMark/>
          </w:tcPr>
          <w:p w14:paraId="117C7A30" w14:textId="77777777" w:rsidR="00562C8D" w:rsidRPr="00562C8D" w:rsidRDefault="00562C8D" w:rsidP="00562C8D">
            <w:r w:rsidRPr="00562C8D">
              <w:t>28.36113</w:t>
            </w:r>
          </w:p>
        </w:tc>
        <w:tc>
          <w:tcPr>
            <w:tcW w:w="1013" w:type="dxa"/>
            <w:noWrap/>
            <w:hideMark/>
          </w:tcPr>
          <w:p w14:paraId="6F682E38" w14:textId="77777777" w:rsidR="00562C8D" w:rsidRPr="00562C8D" w:rsidRDefault="00562C8D" w:rsidP="00562C8D">
            <w:r w:rsidRPr="00562C8D">
              <w:t>-4.34301</w:t>
            </w:r>
          </w:p>
        </w:tc>
        <w:tc>
          <w:tcPr>
            <w:tcW w:w="1068" w:type="dxa"/>
            <w:noWrap/>
            <w:hideMark/>
          </w:tcPr>
          <w:p w14:paraId="0AC20FAF" w14:textId="77777777" w:rsidR="00562C8D" w:rsidRPr="00562C8D" w:rsidRDefault="00562C8D" w:rsidP="00562C8D">
            <w:r w:rsidRPr="00562C8D">
              <w:t>0.000163</w:t>
            </w:r>
          </w:p>
        </w:tc>
      </w:tr>
      <w:tr w:rsidR="00562C8D" w:rsidRPr="00562C8D" w14:paraId="4DECF216" w14:textId="77777777" w:rsidTr="00562C8D">
        <w:trPr>
          <w:trHeight w:val="300"/>
        </w:trPr>
        <w:tc>
          <w:tcPr>
            <w:tcW w:w="2750" w:type="dxa"/>
            <w:noWrap/>
            <w:hideMark/>
          </w:tcPr>
          <w:p w14:paraId="2A6C8664" w14:textId="77777777" w:rsidR="00562C8D" w:rsidRPr="00562C8D" w:rsidRDefault="00562C8D">
            <w:r w:rsidRPr="00562C8D">
              <w:t xml:space="preserve">Downstream - Upstream </w:t>
            </w:r>
          </w:p>
        </w:tc>
        <w:tc>
          <w:tcPr>
            <w:tcW w:w="663" w:type="dxa"/>
            <w:noWrap/>
            <w:hideMark/>
          </w:tcPr>
          <w:p w14:paraId="206C86B8" w14:textId="77777777" w:rsidR="00562C8D" w:rsidRPr="00562C8D" w:rsidRDefault="00562C8D" w:rsidP="00562C8D">
            <w:r w:rsidRPr="00562C8D">
              <w:t>2018</w:t>
            </w:r>
          </w:p>
        </w:tc>
        <w:tc>
          <w:tcPr>
            <w:tcW w:w="1126" w:type="dxa"/>
            <w:noWrap/>
            <w:hideMark/>
          </w:tcPr>
          <w:p w14:paraId="7E78F2E4" w14:textId="77777777" w:rsidR="00562C8D" w:rsidRPr="00562C8D" w:rsidRDefault="00562C8D" w:rsidP="00562C8D">
            <w:r w:rsidRPr="00562C8D">
              <w:t>-0.7493</w:t>
            </w:r>
          </w:p>
        </w:tc>
        <w:tc>
          <w:tcPr>
            <w:tcW w:w="1068" w:type="dxa"/>
            <w:noWrap/>
            <w:hideMark/>
          </w:tcPr>
          <w:p w14:paraId="010B21EC" w14:textId="77777777" w:rsidR="00562C8D" w:rsidRPr="00562C8D" w:rsidRDefault="00562C8D" w:rsidP="00562C8D">
            <w:r w:rsidRPr="00562C8D">
              <w:t>0.44079</w:t>
            </w:r>
          </w:p>
        </w:tc>
        <w:tc>
          <w:tcPr>
            <w:tcW w:w="1068" w:type="dxa"/>
            <w:noWrap/>
            <w:hideMark/>
          </w:tcPr>
          <w:p w14:paraId="23210F69" w14:textId="77777777" w:rsidR="00562C8D" w:rsidRPr="00562C8D" w:rsidRDefault="00562C8D" w:rsidP="00562C8D">
            <w:r w:rsidRPr="00562C8D">
              <w:t>16.35611</w:t>
            </w:r>
          </w:p>
        </w:tc>
        <w:tc>
          <w:tcPr>
            <w:tcW w:w="1013" w:type="dxa"/>
            <w:noWrap/>
            <w:hideMark/>
          </w:tcPr>
          <w:p w14:paraId="4658FD39" w14:textId="77777777" w:rsidR="00562C8D" w:rsidRPr="00562C8D" w:rsidRDefault="00562C8D" w:rsidP="00562C8D">
            <w:r w:rsidRPr="00562C8D">
              <w:t>-1.6999</w:t>
            </w:r>
          </w:p>
        </w:tc>
        <w:tc>
          <w:tcPr>
            <w:tcW w:w="1068" w:type="dxa"/>
            <w:noWrap/>
            <w:hideMark/>
          </w:tcPr>
          <w:p w14:paraId="5EF73D06" w14:textId="77777777" w:rsidR="00562C8D" w:rsidRPr="00562C8D" w:rsidRDefault="00562C8D" w:rsidP="00562C8D">
            <w:r w:rsidRPr="00562C8D">
              <w:t>0.108085</w:t>
            </w:r>
          </w:p>
        </w:tc>
      </w:tr>
      <w:tr w:rsidR="00562C8D" w:rsidRPr="00562C8D" w14:paraId="7CEBFD9F" w14:textId="77777777" w:rsidTr="00562C8D">
        <w:trPr>
          <w:trHeight w:val="300"/>
        </w:trPr>
        <w:tc>
          <w:tcPr>
            <w:tcW w:w="2750" w:type="dxa"/>
            <w:noWrap/>
            <w:hideMark/>
          </w:tcPr>
          <w:p w14:paraId="161006D8" w14:textId="77777777" w:rsidR="00562C8D" w:rsidRPr="00562C8D" w:rsidRDefault="00562C8D">
            <w:r w:rsidRPr="00562C8D">
              <w:t xml:space="preserve">Downstream - Upstream </w:t>
            </w:r>
          </w:p>
        </w:tc>
        <w:tc>
          <w:tcPr>
            <w:tcW w:w="663" w:type="dxa"/>
            <w:noWrap/>
            <w:hideMark/>
          </w:tcPr>
          <w:p w14:paraId="7FE33F91" w14:textId="77777777" w:rsidR="00562C8D" w:rsidRPr="00562C8D" w:rsidRDefault="00562C8D" w:rsidP="00562C8D">
            <w:r w:rsidRPr="00562C8D">
              <w:t>2019</w:t>
            </w:r>
          </w:p>
        </w:tc>
        <w:tc>
          <w:tcPr>
            <w:tcW w:w="1126" w:type="dxa"/>
            <w:noWrap/>
            <w:hideMark/>
          </w:tcPr>
          <w:p w14:paraId="4C0A993B" w14:textId="77777777" w:rsidR="00562C8D" w:rsidRPr="00562C8D" w:rsidRDefault="00562C8D" w:rsidP="00562C8D">
            <w:r w:rsidRPr="00562C8D">
              <w:t>-2.41415</w:t>
            </w:r>
          </w:p>
        </w:tc>
        <w:tc>
          <w:tcPr>
            <w:tcW w:w="1068" w:type="dxa"/>
            <w:noWrap/>
            <w:hideMark/>
          </w:tcPr>
          <w:p w14:paraId="4DA55A81" w14:textId="77777777" w:rsidR="00562C8D" w:rsidRPr="00562C8D" w:rsidRDefault="00562C8D" w:rsidP="00562C8D">
            <w:r w:rsidRPr="00562C8D">
              <w:t>0.497002</w:t>
            </w:r>
          </w:p>
        </w:tc>
        <w:tc>
          <w:tcPr>
            <w:tcW w:w="1068" w:type="dxa"/>
            <w:noWrap/>
            <w:hideMark/>
          </w:tcPr>
          <w:p w14:paraId="5B8DDA2F" w14:textId="77777777" w:rsidR="00562C8D" w:rsidRPr="00562C8D" w:rsidRDefault="00562C8D" w:rsidP="00562C8D">
            <w:r w:rsidRPr="00562C8D">
              <w:t>26.35993</w:t>
            </w:r>
          </w:p>
        </w:tc>
        <w:tc>
          <w:tcPr>
            <w:tcW w:w="1013" w:type="dxa"/>
            <w:noWrap/>
            <w:hideMark/>
          </w:tcPr>
          <w:p w14:paraId="6BF81650" w14:textId="77777777" w:rsidR="00562C8D" w:rsidRPr="00562C8D" w:rsidRDefault="00562C8D" w:rsidP="00562C8D">
            <w:r w:rsidRPr="00562C8D">
              <w:t>-4.85743</w:t>
            </w:r>
          </w:p>
        </w:tc>
        <w:tc>
          <w:tcPr>
            <w:tcW w:w="1068" w:type="dxa"/>
            <w:noWrap/>
            <w:hideMark/>
          </w:tcPr>
          <w:p w14:paraId="277CE1B7" w14:textId="77777777" w:rsidR="00562C8D" w:rsidRPr="00562C8D" w:rsidRDefault="00562C8D" w:rsidP="00562C8D">
            <w:r w:rsidRPr="00562C8D">
              <w:t>4.73E-05</w:t>
            </w:r>
          </w:p>
        </w:tc>
      </w:tr>
    </w:tbl>
    <w:p w14:paraId="4671FB15" w14:textId="77777777" w:rsidR="009A561E" w:rsidRDefault="00E36BBD">
      <w:r>
        <w:br w:type="page"/>
      </w:r>
    </w:p>
    <w:p w14:paraId="2753F568" w14:textId="32289721" w:rsidR="009A561E" w:rsidRDefault="009A561E" w:rsidP="009A561E">
      <w:pPr>
        <w:pStyle w:val="Caption"/>
        <w:keepNext/>
      </w:pPr>
      <w:r>
        <w:lastRenderedPageBreak/>
        <w:t xml:space="preserve">Table </w:t>
      </w:r>
      <w:fldSimple w:instr=" SEQ Table \* ARABIC ">
        <w:r w:rsidR="006D41CE">
          <w:rPr>
            <w:noProof/>
          </w:rPr>
          <w:t>8</w:t>
        </w:r>
      </w:fldSimple>
      <w:r>
        <w:t>.</w:t>
      </w:r>
      <w:r w:rsidRPr="009A561E">
        <w:t xml:space="preserve"> </w:t>
      </w:r>
      <w:r>
        <w:t>E</w:t>
      </w:r>
      <w:r w:rsidRPr="00A04338">
        <w:t>stimated marginal means</w:t>
      </w:r>
      <w:r>
        <w:t xml:space="preserve"> for the </w:t>
      </w:r>
      <w:r w:rsidR="00FE1317">
        <w:t>cyclopoid copepod</w:t>
      </w:r>
      <w:r>
        <w:t xml:space="preserve"> linear mixed effects model with Sidak adjusted pairwise comparisons for </w:t>
      </w:r>
      <w:proofErr w:type="spellStart"/>
      <w:r>
        <w:t>flowpulse</w:t>
      </w:r>
      <w:proofErr w:type="spellEnd"/>
      <w:r>
        <w:t xml:space="preserve"> period</w:t>
      </w:r>
      <w:r>
        <w:t xml:space="preserve"> by </w:t>
      </w:r>
      <w:proofErr w:type="gramStart"/>
      <w:r>
        <w:t>Year</w:t>
      </w:r>
      <w:proofErr w:type="gramEnd"/>
    </w:p>
    <w:tbl>
      <w:tblPr>
        <w:tblStyle w:val="TableGrid"/>
        <w:tblW w:w="0" w:type="auto"/>
        <w:tblLook w:val="04A0" w:firstRow="1" w:lastRow="0" w:firstColumn="1" w:lastColumn="0" w:noHBand="0" w:noVBand="1"/>
      </w:tblPr>
      <w:tblGrid>
        <w:gridCol w:w="1919"/>
        <w:gridCol w:w="663"/>
        <w:gridCol w:w="1328"/>
        <w:gridCol w:w="1194"/>
        <w:gridCol w:w="1194"/>
        <w:gridCol w:w="1194"/>
        <w:gridCol w:w="1194"/>
      </w:tblGrid>
      <w:tr w:rsidR="009A561E" w:rsidRPr="009A561E" w14:paraId="0C10F233" w14:textId="77777777" w:rsidTr="009A561E">
        <w:trPr>
          <w:trHeight w:val="300"/>
        </w:trPr>
        <w:tc>
          <w:tcPr>
            <w:tcW w:w="8686" w:type="dxa"/>
            <w:gridSpan w:val="7"/>
            <w:noWrap/>
            <w:hideMark/>
          </w:tcPr>
          <w:p w14:paraId="1DBA385C" w14:textId="77777777" w:rsidR="009A561E" w:rsidRPr="009A561E" w:rsidRDefault="009A561E">
            <w:proofErr w:type="spellStart"/>
            <w:r w:rsidRPr="009A561E">
              <w:t>lmer_emm_cyclo_sp</w:t>
            </w:r>
            <w:proofErr w:type="spellEnd"/>
            <w:r w:rsidRPr="009A561E">
              <w:t xml:space="preserve"> &lt;- </w:t>
            </w:r>
            <w:proofErr w:type="spellStart"/>
            <w:proofErr w:type="gramStart"/>
            <w:r w:rsidRPr="009A561E">
              <w:t>emmeans</w:t>
            </w:r>
            <w:proofErr w:type="spellEnd"/>
            <w:r w:rsidRPr="009A561E">
              <w:t>(</w:t>
            </w:r>
            <w:proofErr w:type="gramEnd"/>
            <w:r w:rsidRPr="009A561E">
              <w:t>model4.1_cyclo, specs = pairwise ~</w:t>
            </w:r>
            <w:proofErr w:type="spellStart"/>
            <w:r w:rsidRPr="009A561E">
              <w:t>SamplePeriod|Year,adjust</w:t>
            </w:r>
            <w:proofErr w:type="spellEnd"/>
            <w:r w:rsidRPr="009A561E">
              <w:t>="</w:t>
            </w:r>
            <w:proofErr w:type="spellStart"/>
            <w:r w:rsidRPr="009A561E">
              <w:t>sidak</w:t>
            </w:r>
            <w:proofErr w:type="spellEnd"/>
            <w:r w:rsidRPr="009A561E">
              <w:t>")</w:t>
            </w:r>
          </w:p>
        </w:tc>
      </w:tr>
      <w:tr w:rsidR="009A561E" w:rsidRPr="009A561E" w14:paraId="4F7E1A38" w14:textId="77777777" w:rsidTr="009A561E">
        <w:trPr>
          <w:trHeight w:val="300"/>
        </w:trPr>
        <w:tc>
          <w:tcPr>
            <w:tcW w:w="1919" w:type="dxa"/>
            <w:noWrap/>
            <w:hideMark/>
          </w:tcPr>
          <w:p w14:paraId="01283AAA" w14:textId="77777777" w:rsidR="009A561E" w:rsidRPr="009A561E" w:rsidRDefault="009A561E">
            <w:r w:rsidRPr="009A561E">
              <w:t xml:space="preserve">contrast        </w:t>
            </w:r>
          </w:p>
        </w:tc>
        <w:tc>
          <w:tcPr>
            <w:tcW w:w="663" w:type="dxa"/>
            <w:noWrap/>
            <w:hideMark/>
          </w:tcPr>
          <w:p w14:paraId="7F5F3EB5" w14:textId="77777777" w:rsidR="009A561E" w:rsidRPr="009A561E" w:rsidRDefault="009A561E">
            <w:r w:rsidRPr="009A561E">
              <w:t xml:space="preserve">Year </w:t>
            </w:r>
          </w:p>
        </w:tc>
        <w:tc>
          <w:tcPr>
            <w:tcW w:w="1328" w:type="dxa"/>
            <w:noWrap/>
            <w:hideMark/>
          </w:tcPr>
          <w:p w14:paraId="03F59361" w14:textId="77777777" w:rsidR="009A561E" w:rsidRPr="009A561E" w:rsidRDefault="009A561E">
            <w:r w:rsidRPr="009A561E">
              <w:t xml:space="preserve">   estimate</w:t>
            </w:r>
          </w:p>
        </w:tc>
        <w:tc>
          <w:tcPr>
            <w:tcW w:w="1194" w:type="dxa"/>
            <w:noWrap/>
            <w:hideMark/>
          </w:tcPr>
          <w:p w14:paraId="7F23A55C" w14:textId="77777777" w:rsidR="009A561E" w:rsidRPr="009A561E" w:rsidRDefault="009A561E">
            <w:r w:rsidRPr="009A561E">
              <w:t xml:space="preserve">        SE</w:t>
            </w:r>
          </w:p>
        </w:tc>
        <w:tc>
          <w:tcPr>
            <w:tcW w:w="1194" w:type="dxa"/>
            <w:noWrap/>
            <w:hideMark/>
          </w:tcPr>
          <w:p w14:paraId="158BB24F" w14:textId="77777777" w:rsidR="009A561E" w:rsidRPr="009A561E" w:rsidRDefault="009A561E">
            <w:r w:rsidRPr="009A561E">
              <w:t xml:space="preserve">       </w:t>
            </w:r>
            <w:proofErr w:type="spellStart"/>
            <w:r w:rsidRPr="009A561E">
              <w:t>df</w:t>
            </w:r>
            <w:proofErr w:type="spellEnd"/>
          </w:p>
        </w:tc>
        <w:tc>
          <w:tcPr>
            <w:tcW w:w="1194" w:type="dxa"/>
            <w:noWrap/>
            <w:hideMark/>
          </w:tcPr>
          <w:p w14:paraId="2B444C27" w14:textId="77777777" w:rsidR="009A561E" w:rsidRPr="009A561E" w:rsidRDefault="009A561E">
            <w:r w:rsidRPr="009A561E">
              <w:t xml:space="preserve">    </w:t>
            </w:r>
            <w:proofErr w:type="spellStart"/>
            <w:proofErr w:type="gramStart"/>
            <w:r w:rsidRPr="009A561E">
              <w:t>t.ratio</w:t>
            </w:r>
            <w:proofErr w:type="spellEnd"/>
            <w:proofErr w:type="gramEnd"/>
          </w:p>
        </w:tc>
        <w:tc>
          <w:tcPr>
            <w:tcW w:w="1194" w:type="dxa"/>
            <w:noWrap/>
            <w:hideMark/>
          </w:tcPr>
          <w:p w14:paraId="762A4AA2" w14:textId="77777777" w:rsidR="009A561E" w:rsidRPr="009A561E" w:rsidRDefault="009A561E">
            <w:r w:rsidRPr="009A561E">
              <w:t xml:space="preserve">   </w:t>
            </w:r>
            <w:proofErr w:type="spellStart"/>
            <w:r w:rsidRPr="009A561E">
              <w:t>p.value</w:t>
            </w:r>
            <w:proofErr w:type="spellEnd"/>
          </w:p>
        </w:tc>
      </w:tr>
      <w:tr w:rsidR="009A561E" w:rsidRPr="009A561E" w14:paraId="42B64635" w14:textId="77777777" w:rsidTr="009A561E">
        <w:trPr>
          <w:trHeight w:val="300"/>
        </w:trPr>
        <w:tc>
          <w:tcPr>
            <w:tcW w:w="1919" w:type="dxa"/>
            <w:noWrap/>
            <w:hideMark/>
          </w:tcPr>
          <w:p w14:paraId="33C0A971" w14:textId="77777777" w:rsidR="009A561E" w:rsidRPr="009A561E" w:rsidRDefault="009A561E">
            <w:r w:rsidRPr="009A561E">
              <w:t xml:space="preserve">Before - During </w:t>
            </w:r>
          </w:p>
        </w:tc>
        <w:tc>
          <w:tcPr>
            <w:tcW w:w="663" w:type="dxa"/>
            <w:noWrap/>
            <w:hideMark/>
          </w:tcPr>
          <w:p w14:paraId="01311864" w14:textId="77777777" w:rsidR="009A561E" w:rsidRPr="009A561E" w:rsidRDefault="009A561E" w:rsidP="009A561E">
            <w:r w:rsidRPr="009A561E">
              <w:t>2014</w:t>
            </w:r>
          </w:p>
        </w:tc>
        <w:tc>
          <w:tcPr>
            <w:tcW w:w="1328" w:type="dxa"/>
            <w:noWrap/>
            <w:hideMark/>
          </w:tcPr>
          <w:p w14:paraId="53815A9E" w14:textId="77777777" w:rsidR="009A561E" w:rsidRPr="009A561E" w:rsidRDefault="009A561E" w:rsidP="009A561E">
            <w:r w:rsidRPr="009A561E">
              <w:t>-0.72277</w:t>
            </w:r>
          </w:p>
        </w:tc>
        <w:tc>
          <w:tcPr>
            <w:tcW w:w="1194" w:type="dxa"/>
            <w:noWrap/>
            <w:hideMark/>
          </w:tcPr>
          <w:p w14:paraId="247E3246" w14:textId="77777777" w:rsidR="009A561E" w:rsidRPr="009A561E" w:rsidRDefault="009A561E" w:rsidP="009A561E">
            <w:r w:rsidRPr="009A561E">
              <w:t>0.607335</w:t>
            </w:r>
          </w:p>
        </w:tc>
        <w:tc>
          <w:tcPr>
            <w:tcW w:w="1194" w:type="dxa"/>
            <w:noWrap/>
            <w:hideMark/>
          </w:tcPr>
          <w:p w14:paraId="185B6253" w14:textId="77777777" w:rsidR="009A561E" w:rsidRPr="009A561E" w:rsidRDefault="009A561E" w:rsidP="009A561E">
            <w:r w:rsidRPr="009A561E">
              <w:t>316.0672</w:t>
            </w:r>
          </w:p>
        </w:tc>
        <w:tc>
          <w:tcPr>
            <w:tcW w:w="1194" w:type="dxa"/>
            <w:noWrap/>
            <w:hideMark/>
          </w:tcPr>
          <w:p w14:paraId="04D7DB27" w14:textId="77777777" w:rsidR="009A561E" w:rsidRPr="009A561E" w:rsidRDefault="009A561E" w:rsidP="009A561E">
            <w:r w:rsidRPr="009A561E">
              <w:t>-1.19007</w:t>
            </w:r>
          </w:p>
        </w:tc>
        <w:tc>
          <w:tcPr>
            <w:tcW w:w="1194" w:type="dxa"/>
            <w:noWrap/>
            <w:hideMark/>
          </w:tcPr>
          <w:p w14:paraId="67FF2834" w14:textId="77777777" w:rsidR="009A561E" w:rsidRPr="009A561E" w:rsidRDefault="009A561E" w:rsidP="009A561E">
            <w:r w:rsidRPr="009A561E">
              <w:t>0.55215</w:t>
            </w:r>
          </w:p>
        </w:tc>
      </w:tr>
      <w:tr w:rsidR="009A561E" w:rsidRPr="009A561E" w14:paraId="2910F150" w14:textId="77777777" w:rsidTr="009A561E">
        <w:trPr>
          <w:trHeight w:val="300"/>
        </w:trPr>
        <w:tc>
          <w:tcPr>
            <w:tcW w:w="1919" w:type="dxa"/>
            <w:noWrap/>
            <w:hideMark/>
          </w:tcPr>
          <w:p w14:paraId="65B027A2" w14:textId="77777777" w:rsidR="009A561E" w:rsidRPr="009A561E" w:rsidRDefault="009A561E">
            <w:r w:rsidRPr="009A561E">
              <w:t xml:space="preserve">Before - After  </w:t>
            </w:r>
          </w:p>
        </w:tc>
        <w:tc>
          <w:tcPr>
            <w:tcW w:w="663" w:type="dxa"/>
            <w:noWrap/>
            <w:hideMark/>
          </w:tcPr>
          <w:p w14:paraId="31ED5D86" w14:textId="77777777" w:rsidR="009A561E" w:rsidRPr="009A561E" w:rsidRDefault="009A561E" w:rsidP="009A561E">
            <w:r w:rsidRPr="009A561E">
              <w:t>2014</w:t>
            </w:r>
          </w:p>
        </w:tc>
        <w:tc>
          <w:tcPr>
            <w:tcW w:w="1328" w:type="dxa"/>
            <w:noWrap/>
            <w:hideMark/>
          </w:tcPr>
          <w:p w14:paraId="7A29B831" w14:textId="77777777" w:rsidR="009A561E" w:rsidRPr="009A561E" w:rsidRDefault="009A561E" w:rsidP="009A561E">
            <w:r w:rsidRPr="009A561E">
              <w:t>-1.32183</w:t>
            </w:r>
          </w:p>
        </w:tc>
        <w:tc>
          <w:tcPr>
            <w:tcW w:w="1194" w:type="dxa"/>
            <w:noWrap/>
            <w:hideMark/>
          </w:tcPr>
          <w:p w14:paraId="2D8C19D3" w14:textId="77777777" w:rsidR="009A561E" w:rsidRPr="009A561E" w:rsidRDefault="009A561E" w:rsidP="009A561E">
            <w:r w:rsidRPr="009A561E">
              <w:t>0.445453</w:t>
            </w:r>
          </w:p>
        </w:tc>
        <w:tc>
          <w:tcPr>
            <w:tcW w:w="1194" w:type="dxa"/>
            <w:noWrap/>
            <w:hideMark/>
          </w:tcPr>
          <w:p w14:paraId="72C78E63" w14:textId="77777777" w:rsidR="009A561E" w:rsidRPr="009A561E" w:rsidRDefault="009A561E" w:rsidP="009A561E">
            <w:r w:rsidRPr="009A561E">
              <w:t>316.6395</w:t>
            </w:r>
          </w:p>
        </w:tc>
        <w:tc>
          <w:tcPr>
            <w:tcW w:w="1194" w:type="dxa"/>
            <w:noWrap/>
            <w:hideMark/>
          </w:tcPr>
          <w:p w14:paraId="6CAE6AE4" w14:textId="77777777" w:rsidR="009A561E" w:rsidRPr="009A561E" w:rsidRDefault="009A561E" w:rsidP="009A561E">
            <w:r w:rsidRPr="009A561E">
              <w:t>-2.96738</w:t>
            </w:r>
          </w:p>
        </w:tc>
        <w:tc>
          <w:tcPr>
            <w:tcW w:w="1194" w:type="dxa"/>
            <w:noWrap/>
            <w:hideMark/>
          </w:tcPr>
          <w:p w14:paraId="7A47A1A3" w14:textId="77777777" w:rsidR="009A561E" w:rsidRPr="009A561E" w:rsidRDefault="009A561E" w:rsidP="009A561E">
            <w:r w:rsidRPr="009A561E">
              <w:t>0.009666</w:t>
            </w:r>
          </w:p>
        </w:tc>
      </w:tr>
      <w:tr w:rsidR="009A561E" w:rsidRPr="009A561E" w14:paraId="081DBC1F" w14:textId="77777777" w:rsidTr="009A561E">
        <w:trPr>
          <w:trHeight w:val="300"/>
        </w:trPr>
        <w:tc>
          <w:tcPr>
            <w:tcW w:w="1919" w:type="dxa"/>
            <w:noWrap/>
            <w:hideMark/>
          </w:tcPr>
          <w:p w14:paraId="0A0650B9" w14:textId="77777777" w:rsidR="009A561E" w:rsidRPr="009A561E" w:rsidRDefault="009A561E">
            <w:r w:rsidRPr="009A561E">
              <w:t xml:space="preserve">During - After  </w:t>
            </w:r>
          </w:p>
        </w:tc>
        <w:tc>
          <w:tcPr>
            <w:tcW w:w="663" w:type="dxa"/>
            <w:noWrap/>
            <w:hideMark/>
          </w:tcPr>
          <w:p w14:paraId="2F5387B3" w14:textId="77777777" w:rsidR="009A561E" w:rsidRPr="009A561E" w:rsidRDefault="009A561E" w:rsidP="009A561E">
            <w:r w:rsidRPr="009A561E">
              <w:t>2014</w:t>
            </w:r>
          </w:p>
        </w:tc>
        <w:tc>
          <w:tcPr>
            <w:tcW w:w="1328" w:type="dxa"/>
            <w:noWrap/>
            <w:hideMark/>
          </w:tcPr>
          <w:p w14:paraId="3289A43C" w14:textId="77777777" w:rsidR="009A561E" w:rsidRPr="009A561E" w:rsidRDefault="009A561E" w:rsidP="009A561E">
            <w:r w:rsidRPr="009A561E">
              <w:t>-0.59906</w:t>
            </w:r>
          </w:p>
        </w:tc>
        <w:tc>
          <w:tcPr>
            <w:tcW w:w="1194" w:type="dxa"/>
            <w:noWrap/>
            <w:hideMark/>
          </w:tcPr>
          <w:p w14:paraId="656E7334" w14:textId="77777777" w:rsidR="009A561E" w:rsidRPr="009A561E" w:rsidRDefault="009A561E" w:rsidP="009A561E">
            <w:r w:rsidRPr="009A561E">
              <w:t>0.55743</w:t>
            </w:r>
          </w:p>
        </w:tc>
        <w:tc>
          <w:tcPr>
            <w:tcW w:w="1194" w:type="dxa"/>
            <w:noWrap/>
            <w:hideMark/>
          </w:tcPr>
          <w:p w14:paraId="594670D3" w14:textId="77777777" w:rsidR="009A561E" w:rsidRPr="009A561E" w:rsidRDefault="009A561E" w:rsidP="009A561E">
            <w:r w:rsidRPr="009A561E">
              <w:t>316.3337</w:t>
            </w:r>
          </w:p>
        </w:tc>
        <w:tc>
          <w:tcPr>
            <w:tcW w:w="1194" w:type="dxa"/>
            <w:noWrap/>
            <w:hideMark/>
          </w:tcPr>
          <w:p w14:paraId="7E632DCF" w14:textId="77777777" w:rsidR="009A561E" w:rsidRPr="009A561E" w:rsidRDefault="009A561E" w:rsidP="009A561E">
            <w:r w:rsidRPr="009A561E">
              <w:t>-1.07468</w:t>
            </w:r>
          </w:p>
        </w:tc>
        <w:tc>
          <w:tcPr>
            <w:tcW w:w="1194" w:type="dxa"/>
            <w:noWrap/>
            <w:hideMark/>
          </w:tcPr>
          <w:p w14:paraId="3DE15243" w14:textId="77777777" w:rsidR="009A561E" w:rsidRPr="009A561E" w:rsidRDefault="009A561E" w:rsidP="009A561E">
            <w:r w:rsidRPr="009A561E">
              <w:t>0.631921</w:t>
            </w:r>
          </w:p>
        </w:tc>
      </w:tr>
      <w:tr w:rsidR="009A561E" w:rsidRPr="009A561E" w14:paraId="2F8F58A8" w14:textId="77777777" w:rsidTr="009A561E">
        <w:trPr>
          <w:trHeight w:val="300"/>
        </w:trPr>
        <w:tc>
          <w:tcPr>
            <w:tcW w:w="1919" w:type="dxa"/>
            <w:noWrap/>
            <w:hideMark/>
          </w:tcPr>
          <w:p w14:paraId="77C69453" w14:textId="77777777" w:rsidR="009A561E" w:rsidRPr="009A561E" w:rsidRDefault="009A561E">
            <w:r w:rsidRPr="009A561E">
              <w:t xml:space="preserve">Before - During </w:t>
            </w:r>
          </w:p>
        </w:tc>
        <w:tc>
          <w:tcPr>
            <w:tcW w:w="663" w:type="dxa"/>
            <w:noWrap/>
            <w:hideMark/>
          </w:tcPr>
          <w:p w14:paraId="183534A8" w14:textId="77777777" w:rsidR="009A561E" w:rsidRPr="009A561E" w:rsidRDefault="009A561E" w:rsidP="009A561E">
            <w:r w:rsidRPr="009A561E">
              <w:t>2015</w:t>
            </w:r>
          </w:p>
        </w:tc>
        <w:tc>
          <w:tcPr>
            <w:tcW w:w="1328" w:type="dxa"/>
            <w:noWrap/>
            <w:hideMark/>
          </w:tcPr>
          <w:p w14:paraId="4C31D84A" w14:textId="77777777" w:rsidR="009A561E" w:rsidRPr="009A561E" w:rsidRDefault="009A561E" w:rsidP="009A561E">
            <w:r w:rsidRPr="009A561E">
              <w:t>-1.94055</w:t>
            </w:r>
          </w:p>
        </w:tc>
        <w:tc>
          <w:tcPr>
            <w:tcW w:w="1194" w:type="dxa"/>
            <w:noWrap/>
            <w:hideMark/>
          </w:tcPr>
          <w:p w14:paraId="2F435EC2" w14:textId="77777777" w:rsidR="009A561E" w:rsidRPr="009A561E" w:rsidRDefault="009A561E" w:rsidP="009A561E">
            <w:r w:rsidRPr="009A561E">
              <w:t>0.479837</w:t>
            </w:r>
          </w:p>
        </w:tc>
        <w:tc>
          <w:tcPr>
            <w:tcW w:w="1194" w:type="dxa"/>
            <w:noWrap/>
            <w:hideMark/>
          </w:tcPr>
          <w:p w14:paraId="46970414" w14:textId="77777777" w:rsidR="009A561E" w:rsidRPr="009A561E" w:rsidRDefault="009A561E" w:rsidP="009A561E">
            <w:r w:rsidRPr="009A561E">
              <w:t>316.6736</w:t>
            </w:r>
          </w:p>
        </w:tc>
        <w:tc>
          <w:tcPr>
            <w:tcW w:w="1194" w:type="dxa"/>
            <w:noWrap/>
            <w:hideMark/>
          </w:tcPr>
          <w:p w14:paraId="2A8457AC" w14:textId="77777777" w:rsidR="009A561E" w:rsidRPr="009A561E" w:rsidRDefault="009A561E" w:rsidP="009A561E">
            <w:r w:rsidRPr="009A561E">
              <w:t>-4.0442</w:t>
            </w:r>
          </w:p>
        </w:tc>
        <w:tc>
          <w:tcPr>
            <w:tcW w:w="1194" w:type="dxa"/>
            <w:noWrap/>
            <w:hideMark/>
          </w:tcPr>
          <w:p w14:paraId="3224243F" w14:textId="77777777" w:rsidR="009A561E" w:rsidRPr="009A561E" w:rsidRDefault="009A561E" w:rsidP="009A561E">
            <w:r w:rsidRPr="009A561E">
              <w:t>0.000198</w:t>
            </w:r>
          </w:p>
        </w:tc>
      </w:tr>
      <w:tr w:rsidR="009A561E" w:rsidRPr="009A561E" w14:paraId="15086926" w14:textId="77777777" w:rsidTr="009A561E">
        <w:trPr>
          <w:trHeight w:val="300"/>
        </w:trPr>
        <w:tc>
          <w:tcPr>
            <w:tcW w:w="1919" w:type="dxa"/>
            <w:noWrap/>
            <w:hideMark/>
          </w:tcPr>
          <w:p w14:paraId="294901B8" w14:textId="77777777" w:rsidR="009A561E" w:rsidRPr="009A561E" w:rsidRDefault="009A561E">
            <w:r w:rsidRPr="009A561E">
              <w:t xml:space="preserve">Before - After  </w:t>
            </w:r>
          </w:p>
        </w:tc>
        <w:tc>
          <w:tcPr>
            <w:tcW w:w="663" w:type="dxa"/>
            <w:noWrap/>
            <w:hideMark/>
          </w:tcPr>
          <w:p w14:paraId="70D3BDC4" w14:textId="77777777" w:rsidR="009A561E" w:rsidRPr="009A561E" w:rsidRDefault="009A561E" w:rsidP="009A561E">
            <w:r w:rsidRPr="009A561E">
              <w:t>2015</w:t>
            </w:r>
          </w:p>
        </w:tc>
        <w:tc>
          <w:tcPr>
            <w:tcW w:w="1328" w:type="dxa"/>
            <w:noWrap/>
            <w:hideMark/>
          </w:tcPr>
          <w:p w14:paraId="062404D0" w14:textId="77777777" w:rsidR="009A561E" w:rsidRPr="009A561E" w:rsidRDefault="009A561E" w:rsidP="009A561E">
            <w:r w:rsidRPr="009A561E">
              <w:t>-1.73281</w:t>
            </w:r>
          </w:p>
        </w:tc>
        <w:tc>
          <w:tcPr>
            <w:tcW w:w="1194" w:type="dxa"/>
            <w:noWrap/>
            <w:hideMark/>
          </w:tcPr>
          <w:p w14:paraId="2ED955BD" w14:textId="77777777" w:rsidR="009A561E" w:rsidRPr="009A561E" w:rsidRDefault="009A561E" w:rsidP="009A561E">
            <w:r w:rsidRPr="009A561E">
              <w:t>0.495828</w:t>
            </w:r>
          </w:p>
        </w:tc>
        <w:tc>
          <w:tcPr>
            <w:tcW w:w="1194" w:type="dxa"/>
            <w:noWrap/>
            <w:hideMark/>
          </w:tcPr>
          <w:p w14:paraId="62BAF3A6" w14:textId="77777777" w:rsidR="009A561E" w:rsidRPr="009A561E" w:rsidRDefault="009A561E" w:rsidP="009A561E">
            <w:r w:rsidRPr="009A561E">
              <w:t>316.5461</w:t>
            </w:r>
          </w:p>
        </w:tc>
        <w:tc>
          <w:tcPr>
            <w:tcW w:w="1194" w:type="dxa"/>
            <w:noWrap/>
            <w:hideMark/>
          </w:tcPr>
          <w:p w14:paraId="392205CA" w14:textId="77777777" w:rsidR="009A561E" w:rsidRPr="009A561E" w:rsidRDefault="009A561E" w:rsidP="009A561E">
            <w:r w:rsidRPr="009A561E">
              <w:t>-3.49478</w:t>
            </w:r>
          </w:p>
        </w:tc>
        <w:tc>
          <w:tcPr>
            <w:tcW w:w="1194" w:type="dxa"/>
            <w:noWrap/>
            <w:hideMark/>
          </w:tcPr>
          <w:p w14:paraId="6944F218" w14:textId="77777777" w:rsidR="009A561E" w:rsidRPr="009A561E" w:rsidRDefault="009A561E" w:rsidP="009A561E">
            <w:r w:rsidRPr="009A561E">
              <w:t>0.001626</w:t>
            </w:r>
          </w:p>
        </w:tc>
      </w:tr>
      <w:tr w:rsidR="009A561E" w:rsidRPr="009A561E" w14:paraId="7A79B34C" w14:textId="77777777" w:rsidTr="009A561E">
        <w:trPr>
          <w:trHeight w:val="300"/>
        </w:trPr>
        <w:tc>
          <w:tcPr>
            <w:tcW w:w="1919" w:type="dxa"/>
            <w:noWrap/>
            <w:hideMark/>
          </w:tcPr>
          <w:p w14:paraId="7EB695E4" w14:textId="77777777" w:rsidR="009A561E" w:rsidRPr="009A561E" w:rsidRDefault="009A561E">
            <w:r w:rsidRPr="009A561E">
              <w:t xml:space="preserve">During - After  </w:t>
            </w:r>
          </w:p>
        </w:tc>
        <w:tc>
          <w:tcPr>
            <w:tcW w:w="663" w:type="dxa"/>
            <w:noWrap/>
            <w:hideMark/>
          </w:tcPr>
          <w:p w14:paraId="3DA149C8" w14:textId="77777777" w:rsidR="009A561E" w:rsidRPr="009A561E" w:rsidRDefault="009A561E" w:rsidP="009A561E">
            <w:r w:rsidRPr="009A561E">
              <w:t>2015</w:t>
            </w:r>
          </w:p>
        </w:tc>
        <w:tc>
          <w:tcPr>
            <w:tcW w:w="1328" w:type="dxa"/>
            <w:noWrap/>
            <w:hideMark/>
          </w:tcPr>
          <w:p w14:paraId="6F986488" w14:textId="77777777" w:rsidR="009A561E" w:rsidRPr="009A561E" w:rsidRDefault="009A561E" w:rsidP="009A561E">
            <w:r w:rsidRPr="009A561E">
              <w:t>0.207743</w:t>
            </w:r>
          </w:p>
        </w:tc>
        <w:tc>
          <w:tcPr>
            <w:tcW w:w="1194" w:type="dxa"/>
            <w:noWrap/>
            <w:hideMark/>
          </w:tcPr>
          <w:p w14:paraId="44559E4E" w14:textId="77777777" w:rsidR="009A561E" w:rsidRPr="009A561E" w:rsidRDefault="009A561E" w:rsidP="009A561E">
            <w:r w:rsidRPr="009A561E">
              <w:t>0.448115</w:t>
            </w:r>
          </w:p>
        </w:tc>
        <w:tc>
          <w:tcPr>
            <w:tcW w:w="1194" w:type="dxa"/>
            <w:noWrap/>
            <w:hideMark/>
          </w:tcPr>
          <w:p w14:paraId="23A6FB91" w14:textId="77777777" w:rsidR="009A561E" w:rsidRPr="009A561E" w:rsidRDefault="009A561E" w:rsidP="009A561E">
            <w:r w:rsidRPr="009A561E">
              <w:t>316.3149</w:t>
            </w:r>
          </w:p>
        </w:tc>
        <w:tc>
          <w:tcPr>
            <w:tcW w:w="1194" w:type="dxa"/>
            <w:noWrap/>
            <w:hideMark/>
          </w:tcPr>
          <w:p w14:paraId="580DAC5C" w14:textId="77777777" w:rsidR="009A561E" w:rsidRPr="009A561E" w:rsidRDefault="009A561E" w:rsidP="009A561E">
            <w:r w:rsidRPr="009A561E">
              <w:t>0.463594</w:t>
            </w:r>
          </w:p>
        </w:tc>
        <w:tc>
          <w:tcPr>
            <w:tcW w:w="1194" w:type="dxa"/>
            <w:noWrap/>
            <w:hideMark/>
          </w:tcPr>
          <w:p w14:paraId="1F9A3897" w14:textId="77777777" w:rsidR="009A561E" w:rsidRPr="009A561E" w:rsidRDefault="009A561E" w:rsidP="009A561E">
            <w:r w:rsidRPr="009A561E">
              <w:t>0.954599</w:t>
            </w:r>
          </w:p>
        </w:tc>
      </w:tr>
      <w:tr w:rsidR="009A561E" w:rsidRPr="009A561E" w14:paraId="65CA15BE" w14:textId="77777777" w:rsidTr="009A561E">
        <w:trPr>
          <w:trHeight w:val="300"/>
        </w:trPr>
        <w:tc>
          <w:tcPr>
            <w:tcW w:w="1919" w:type="dxa"/>
            <w:noWrap/>
            <w:hideMark/>
          </w:tcPr>
          <w:p w14:paraId="29E05E86" w14:textId="77777777" w:rsidR="009A561E" w:rsidRPr="009A561E" w:rsidRDefault="009A561E">
            <w:r w:rsidRPr="009A561E">
              <w:t xml:space="preserve">Before - During </w:t>
            </w:r>
          </w:p>
        </w:tc>
        <w:tc>
          <w:tcPr>
            <w:tcW w:w="663" w:type="dxa"/>
            <w:noWrap/>
            <w:hideMark/>
          </w:tcPr>
          <w:p w14:paraId="1F971485" w14:textId="77777777" w:rsidR="009A561E" w:rsidRPr="009A561E" w:rsidRDefault="009A561E" w:rsidP="009A561E">
            <w:r w:rsidRPr="009A561E">
              <w:t>2016</w:t>
            </w:r>
          </w:p>
        </w:tc>
        <w:tc>
          <w:tcPr>
            <w:tcW w:w="1328" w:type="dxa"/>
            <w:noWrap/>
            <w:hideMark/>
          </w:tcPr>
          <w:p w14:paraId="01FB03FE" w14:textId="77777777" w:rsidR="009A561E" w:rsidRPr="009A561E" w:rsidRDefault="009A561E" w:rsidP="009A561E">
            <w:r w:rsidRPr="009A561E">
              <w:t>-0.42382</w:t>
            </w:r>
          </w:p>
        </w:tc>
        <w:tc>
          <w:tcPr>
            <w:tcW w:w="1194" w:type="dxa"/>
            <w:noWrap/>
            <w:hideMark/>
          </w:tcPr>
          <w:p w14:paraId="15D4DA4D" w14:textId="77777777" w:rsidR="009A561E" w:rsidRPr="009A561E" w:rsidRDefault="009A561E" w:rsidP="009A561E">
            <w:r w:rsidRPr="009A561E">
              <w:t>0.637461</w:t>
            </w:r>
          </w:p>
        </w:tc>
        <w:tc>
          <w:tcPr>
            <w:tcW w:w="1194" w:type="dxa"/>
            <w:noWrap/>
            <w:hideMark/>
          </w:tcPr>
          <w:p w14:paraId="21C78A34" w14:textId="77777777" w:rsidR="009A561E" w:rsidRPr="009A561E" w:rsidRDefault="009A561E" w:rsidP="009A561E">
            <w:r w:rsidRPr="009A561E">
              <w:t>316.6124</w:t>
            </w:r>
          </w:p>
        </w:tc>
        <w:tc>
          <w:tcPr>
            <w:tcW w:w="1194" w:type="dxa"/>
            <w:noWrap/>
            <w:hideMark/>
          </w:tcPr>
          <w:p w14:paraId="7F0DA948" w14:textId="77777777" w:rsidR="009A561E" w:rsidRPr="009A561E" w:rsidRDefault="009A561E" w:rsidP="009A561E">
            <w:r w:rsidRPr="009A561E">
              <w:t>-0.66485</w:t>
            </w:r>
          </w:p>
        </w:tc>
        <w:tc>
          <w:tcPr>
            <w:tcW w:w="1194" w:type="dxa"/>
            <w:noWrap/>
            <w:hideMark/>
          </w:tcPr>
          <w:p w14:paraId="4A24186E" w14:textId="77777777" w:rsidR="009A561E" w:rsidRPr="009A561E" w:rsidRDefault="009A561E" w:rsidP="009A561E">
            <w:r w:rsidRPr="009A561E">
              <w:t>0.879907</w:t>
            </w:r>
          </w:p>
        </w:tc>
      </w:tr>
      <w:tr w:rsidR="009A561E" w:rsidRPr="009A561E" w14:paraId="237E90EC" w14:textId="77777777" w:rsidTr="009A561E">
        <w:trPr>
          <w:trHeight w:val="300"/>
        </w:trPr>
        <w:tc>
          <w:tcPr>
            <w:tcW w:w="1919" w:type="dxa"/>
            <w:noWrap/>
            <w:hideMark/>
          </w:tcPr>
          <w:p w14:paraId="14B0F570" w14:textId="77777777" w:rsidR="009A561E" w:rsidRPr="009A561E" w:rsidRDefault="009A561E">
            <w:r w:rsidRPr="009A561E">
              <w:t xml:space="preserve">Before - After  </w:t>
            </w:r>
          </w:p>
        </w:tc>
        <w:tc>
          <w:tcPr>
            <w:tcW w:w="663" w:type="dxa"/>
            <w:noWrap/>
            <w:hideMark/>
          </w:tcPr>
          <w:p w14:paraId="63C4943D" w14:textId="77777777" w:rsidR="009A561E" w:rsidRPr="009A561E" w:rsidRDefault="009A561E" w:rsidP="009A561E">
            <w:r w:rsidRPr="009A561E">
              <w:t>2016</w:t>
            </w:r>
          </w:p>
        </w:tc>
        <w:tc>
          <w:tcPr>
            <w:tcW w:w="1328" w:type="dxa"/>
            <w:noWrap/>
            <w:hideMark/>
          </w:tcPr>
          <w:p w14:paraId="0777DE1A" w14:textId="77777777" w:rsidR="009A561E" w:rsidRPr="009A561E" w:rsidRDefault="009A561E" w:rsidP="009A561E">
            <w:r w:rsidRPr="009A561E">
              <w:t>0.943209</w:t>
            </w:r>
          </w:p>
        </w:tc>
        <w:tc>
          <w:tcPr>
            <w:tcW w:w="1194" w:type="dxa"/>
            <w:noWrap/>
            <w:hideMark/>
          </w:tcPr>
          <w:p w14:paraId="1C903B2D" w14:textId="77777777" w:rsidR="009A561E" w:rsidRPr="009A561E" w:rsidRDefault="009A561E" w:rsidP="009A561E">
            <w:r w:rsidRPr="009A561E">
              <w:t>0.475887</w:t>
            </w:r>
          </w:p>
        </w:tc>
        <w:tc>
          <w:tcPr>
            <w:tcW w:w="1194" w:type="dxa"/>
            <w:noWrap/>
            <w:hideMark/>
          </w:tcPr>
          <w:p w14:paraId="643AFBDF" w14:textId="77777777" w:rsidR="009A561E" w:rsidRPr="009A561E" w:rsidRDefault="009A561E" w:rsidP="009A561E">
            <w:r w:rsidRPr="009A561E">
              <w:t>317.1876</w:t>
            </w:r>
          </w:p>
        </w:tc>
        <w:tc>
          <w:tcPr>
            <w:tcW w:w="1194" w:type="dxa"/>
            <w:noWrap/>
            <w:hideMark/>
          </w:tcPr>
          <w:p w14:paraId="45DD81A3" w14:textId="77777777" w:rsidR="009A561E" w:rsidRPr="009A561E" w:rsidRDefault="009A561E" w:rsidP="009A561E">
            <w:r w:rsidRPr="009A561E">
              <w:t>1.982001</w:t>
            </w:r>
          </w:p>
        </w:tc>
        <w:tc>
          <w:tcPr>
            <w:tcW w:w="1194" w:type="dxa"/>
            <w:noWrap/>
            <w:hideMark/>
          </w:tcPr>
          <w:p w14:paraId="5DC32C12" w14:textId="77777777" w:rsidR="009A561E" w:rsidRPr="009A561E" w:rsidRDefault="009A561E" w:rsidP="009A561E">
            <w:r w:rsidRPr="009A561E">
              <w:t>0.138128</w:t>
            </w:r>
          </w:p>
        </w:tc>
      </w:tr>
      <w:tr w:rsidR="009A561E" w:rsidRPr="009A561E" w14:paraId="05C7B662" w14:textId="77777777" w:rsidTr="009A561E">
        <w:trPr>
          <w:trHeight w:val="300"/>
        </w:trPr>
        <w:tc>
          <w:tcPr>
            <w:tcW w:w="1919" w:type="dxa"/>
            <w:noWrap/>
            <w:hideMark/>
          </w:tcPr>
          <w:p w14:paraId="498A742B" w14:textId="77777777" w:rsidR="009A561E" w:rsidRPr="009A561E" w:rsidRDefault="009A561E">
            <w:r w:rsidRPr="009A561E">
              <w:t xml:space="preserve">During - After  </w:t>
            </w:r>
          </w:p>
        </w:tc>
        <w:tc>
          <w:tcPr>
            <w:tcW w:w="663" w:type="dxa"/>
            <w:noWrap/>
            <w:hideMark/>
          </w:tcPr>
          <w:p w14:paraId="5F976591" w14:textId="77777777" w:rsidR="009A561E" w:rsidRPr="009A561E" w:rsidRDefault="009A561E" w:rsidP="009A561E">
            <w:r w:rsidRPr="009A561E">
              <w:t>2016</w:t>
            </w:r>
          </w:p>
        </w:tc>
        <w:tc>
          <w:tcPr>
            <w:tcW w:w="1328" w:type="dxa"/>
            <w:noWrap/>
            <w:hideMark/>
          </w:tcPr>
          <w:p w14:paraId="4E20649C" w14:textId="77777777" w:rsidR="009A561E" w:rsidRPr="009A561E" w:rsidRDefault="009A561E" w:rsidP="009A561E">
            <w:r w:rsidRPr="009A561E">
              <w:t>1.367025</w:t>
            </w:r>
          </w:p>
        </w:tc>
        <w:tc>
          <w:tcPr>
            <w:tcW w:w="1194" w:type="dxa"/>
            <w:noWrap/>
            <w:hideMark/>
          </w:tcPr>
          <w:p w14:paraId="4BC094F4" w14:textId="77777777" w:rsidR="009A561E" w:rsidRPr="009A561E" w:rsidRDefault="009A561E" w:rsidP="009A561E">
            <w:r w:rsidRPr="009A561E">
              <w:t>0.556607</w:t>
            </w:r>
          </w:p>
        </w:tc>
        <w:tc>
          <w:tcPr>
            <w:tcW w:w="1194" w:type="dxa"/>
            <w:noWrap/>
            <w:hideMark/>
          </w:tcPr>
          <w:p w14:paraId="361F3E24" w14:textId="77777777" w:rsidR="009A561E" w:rsidRPr="009A561E" w:rsidRDefault="009A561E" w:rsidP="009A561E">
            <w:r w:rsidRPr="009A561E">
              <w:t>316.6659</w:t>
            </w:r>
          </w:p>
        </w:tc>
        <w:tc>
          <w:tcPr>
            <w:tcW w:w="1194" w:type="dxa"/>
            <w:noWrap/>
            <w:hideMark/>
          </w:tcPr>
          <w:p w14:paraId="679FBB53" w14:textId="77777777" w:rsidR="009A561E" w:rsidRPr="009A561E" w:rsidRDefault="009A561E" w:rsidP="009A561E">
            <w:r w:rsidRPr="009A561E">
              <w:t>2.455995</w:t>
            </w:r>
          </w:p>
        </w:tc>
        <w:tc>
          <w:tcPr>
            <w:tcW w:w="1194" w:type="dxa"/>
            <w:noWrap/>
            <w:hideMark/>
          </w:tcPr>
          <w:p w14:paraId="75E24D98" w14:textId="77777777" w:rsidR="009A561E" w:rsidRPr="009A561E" w:rsidRDefault="009A561E" w:rsidP="009A561E">
            <w:r w:rsidRPr="009A561E">
              <w:t>0.043124</w:t>
            </w:r>
          </w:p>
        </w:tc>
      </w:tr>
      <w:tr w:rsidR="009A561E" w:rsidRPr="009A561E" w14:paraId="1F014C70" w14:textId="77777777" w:rsidTr="009A561E">
        <w:trPr>
          <w:trHeight w:val="300"/>
        </w:trPr>
        <w:tc>
          <w:tcPr>
            <w:tcW w:w="1919" w:type="dxa"/>
            <w:noWrap/>
            <w:hideMark/>
          </w:tcPr>
          <w:p w14:paraId="59AC924F" w14:textId="77777777" w:rsidR="009A561E" w:rsidRPr="009A561E" w:rsidRDefault="009A561E">
            <w:r w:rsidRPr="009A561E">
              <w:t xml:space="preserve">Before - During </w:t>
            </w:r>
          </w:p>
        </w:tc>
        <w:tc>
          <w:tcPr>
            <w:tcW w:w="663" w:type="dxa"/>
            <w:noWrap/>
            <w:hideMark/>
          </w:tcPr>
          <w:p w14:paraId="4C75D031" w14:textId="77777777" w:rsidR="009A561E" w:rsidRPr="009A561E" w:rsidRDefault="009A561E" w:rsidP="009A561E">
            <w:r w:rsidRPr="009A561E">
              <w:t>2017</w:t>
            </w:r>
          </w:p>
        </w:tc>
        <w:tc>
          <w:tcPr>
            <w:tcW w:w="1328" w:type="dxa"/>
            <w:noWrap/>
            <w:hideMark/>
          </w:tcPr>
          <w:p w14:paraId="5EC0CC6E" w14:textId="77777777" w:rsidR="009A561E" w:rsidRPr="009A561E" w:rsidRDefault="009A561E" w:rsidP="009A561E">
            <w:r w:rsidRPr="009A561E">
              <w:t>-0.46678</w:t>
            </w:r>
          </w:p>
        </w:tc>
        <w:tc>
          <w:tcPr>
            <w:tcW w:w="1194" w:type="dxa"/>
            <w:noWrap/>
            <w:hideMark/>
          </w:tcPr>
          <w:p w14:paraId="256F6FA1" w14:textId="77777777" w:rsidR="009A561E" w:rsidRPr="009A561E" w:rsidRDefault="009A561E" w:rsidP="009A561E">
            <w:r w:rsidRPr="009A561E">
              <w:t>0.429796</w:t>
            </w:r>
          </w:p>
        </w:tc>
        <w:tc>
          <w:tcPr>
            <w:tcW w:w="1194" w:type="dxa"/>
            <w:noWrap/>
            <w:hideMark/>
          </w:tcPr>
          <w:p w14:paraId="3F1A3AE5" w14:textId="77777777" w:rsidR="009A561E" w:rsidRPr="009A561E" w:rsidRDefault="009A561E" w:rsidP="009A561E">
            <w:r w:rsidRPr="009A561E">
              <w:t>316.072</w:t>
            </w:r>
          </w:p>
        </w:tc>
        <w:tc>
          <w:tcPr>
            <w:tcW w:w="1194" w:type="dxa"/>
            <w:noWrap/>
            <w:hideMark/>
          </w:tcPr>
          <w:p w14:paraId="6C524100" w14:textId="77777777" w:rsidR="009A561E" w:rsidRPr="009A561E" w:rsidRDefault="009A561E" w:rsidP="009A561E">
            <w:r w:rsidRPr="009A561E">
              <w:t>-1.08605</w:t>
            </w:r>
          </w:p>
        </w:tc>
        <w:tc>
          <w:tcPr>
            <w:tcW w:w="1194" w:type="dxa"/>
            <w:noWrap/>
            <w:hideMark/>
          </w:tcPr>
          <w:p w14:paraId="2A9486BA" w14:textId="77777777" w:rsidR="009A561E" w:rsidRPr="009A561E" w:rsidRDefault="009A561E" w:rsidP="009A561E">
            <w:r w:rsidRPr="009A561E">
              <w:t>0.62408</w:t>
            </w:r>
          </w:p>
        </w:tc>
      </w:tr>
      <w:tr w:rsidR="009A561E" w:rsidRPr="009A561E" w14:paraId="050B3E3F" w14:textId="77777777" w:rsidTr="009A561E">
        <w:trPr>
          <w:trHeight w:val="300"/>
        </w:trPr>
        <w:tc>
          <w:tcPr>
            <w:tcW w:w="1919" w:type="dxa"/>
            <w:noWrap/>
            <w:hideMark/>
          </w:tcPr>
          <w:p w14:paraId="0FDE2760" w14:textId="77777777" w:rsidR="009A561E" w:rsidRPr="009A561E" w:rsidRDefault="009A561E">
            <w:r w:rsidRPr="009A561E">
              <w:t xml:space="preserve">Before - After  </w:t>
            </w:r>
          </w:p>
        </w:tc>
        <w:tc>
          <w:tcPr>
            <w:tcW w:w="663" w:type="dxa"/>
            <w:noWrap/>
            <w:hideMark/>
          </w:tcPr>
          <w:p w14:paraId="58995AAD" w14:textId="77777777" w:rsidR="009A561E" w:rsidRPr="009A561E" w:rsidRDefault="009A561E" w:rsidP="009A561E">
            <w:r w:rsidRPr="009A561E">
              <w:t>2017</w:t>
            </w:r>
          </w:p>
        </w:tc>
        <w:tc>
          <w:tcPr>
            <w:tcW w:w="1328" w:type="dxa"/>
            <w:noWrap/>
            <w:hideMark/>
          </w:tcPr>
          <w:p w14:paraId="0E387FA9" w14:textId="77777777" w:rsidR="009A561E" w:rsidRPr="009A561E" w:rsidRDefault="009A561E" w:rsidP="009A561E">
            <w:r w:rsidRPr="009A561E">
              <w:t>-0.27691</w:t>
            </w:r>
          </w:p>
        </w:tc>
        <w:tc>
          <w:tcPr>
            <w:tcW w:w="1194" w:type="dxa"/>
            <w:noWrap/>
            <w:hideMark/>
          </w:tcPr>
          <w:p w14:paraId="28861D95" w14:textId="77777777" w:rsidR="009A561E" w:rsidRPr="009A561E" w:rsidRDefault="009A561E" w:rsidP="009A561E">
            <w:r w:rsidRPr="009A561E">
              <w:t>0.566453</w:t>
            </w:r>
          </w:p>
        </w:tc>
        <w:tc>
          <w:tcPr>
            <w:tcW w:w="1194" w:type="dxa"/>
            <w:noWrap/>
            <w:hideMark/>
          </w:tcPr>
          <w:p w14:paraId="3C29B6E5" w14:textId="77777777" w:rsidR="009A561E" w:rsidRPr="009A561E" w:rsidRDefault="009A561E" w:rsidP="009A561E">
            <w:r w:rsidRPr="009A561E">
              <w:t>318.8703</w:t>
            </w:r>
          </w:p>
        </w:tc>
        <w:tc>
          <w:tcPr>
            <w:tcW w:w="1194" w:type="dxa"/>
            <w:noWrap/>
            <w:hideMark/>
          </w:tcPr>
          <w:p w14:paraId="275A39E6" w14:textId="77777777" w:rsidR="009A561E" w:rsidRPr="009A561E" w:rsidRDefault="009A561E" w:rsidP="009A561E">
            <w:r w:rsidRPr="009A561E">
              <w:t>-0.48885</w:t>
            </w:r>
          </w:p>
        </w:tc>
        <w:tc>
          <w:tcPr>
            <w:tcW w:w="1194" w:type="dxa"/>
            <w:noWrap/>
            <w:hideMark/>
          </w:tcPr>
          <w:p w14:paraId="4B6BE3B4" w14:textId="77777777" w:rsidR="009A561E" w:rsidRPr="009A561E" w:rsidRDefault="009A561E" w:rsidP="009A561E">
            <w:r w:rsidRPr="009A561E">
              <w:t>0.947385</w:t>
            </w:r>
          </w:p>
        </w:tc>
      </w:tr>
      <w:tr w:rsidR="009A561E" w:rsidRPr="009A561E" w14:paraId="5A39B2F4" w14:textId="77777777" w:rsidTr="009A561E">
        <w:trPr>
          <w:trHeight w:val="300"/>
        </w:trPr>
        <w:tc>
          <w:tcPr>
            <w:tcW w:w="1919" w:type="dxa"/>
            <w:noWrap/>
            <w:hideMark/>
          </w:tcPr>
          <w:p w14:paraId="1B5F9FCD" w14:textId="77777777" w:rsidR="009A561E" w:rsidRPr="009A561E" w:rsidRDefault="009A561E">
            <w:r w:rsidRPr="009A561E">
              <w:t xml:space="preserve">During - After  </w:t>
            </w:r>
          </w:p>
        </w:tc>
        <w:tc>
          <w:tcPr>
            <w:tcW w:w="663" w:type="dxa"/>
            <w:noWrap/>
            <w:hideMark/>
          </w:tcPr>
          <w:p w14:paraId="3E8235B1" w14:textId="77777777" w:rsidR="009A561E" w:rsidRPr="009A561E" w:rsidRDefault="009A561E" w:rsidP="009A561E">
            <w:r w:rsidRPr="009A561E">
              <w:t>2017</w:t>
            </w:r>
          </w:p>
        </w:tc>
        <w:tc>
          <w:tcPr>
            <w:tcW w:w="1328" w:type="dxa"/>
            <w:noWrap/>
            <w:hideMark/>
          </w:tcPr>
          <w:p w14:paraId="2452A650" w14:textId="77777777" w:rsidR="009A561E" w:rsidRPr="009A561E" w:rsidRDefault="009A561E" w:rsidP="009A561E">
            <w:r w:rsidRPr="009A561E">
              <w:t>0.189866</w:t>
            </w:r>
          </w:p>
        </w:tc>
        <w:tc>
          <w:tcPr>
            <w:tcW w:w="1194" w:type="dxa"/>
            <w:noWrap/>
            <w:hideMark/>
          </w:tcPr>
          <w:p w14:paraId="11C30AD4" w14:textId="77777777" w:rsidR="009A561E" w:rsidRPr="009A561E" w:rsidRDefault="009A561E" w:rsidP="009A561E">
            <w:r w:rsidRPr="009A561E">
              <w:t>0.603714</w:t>
            </w:r>
          </w:p>
        </w:tc>
        <w:tc>
          <w:tcPr>
            <w:tcW w:w="1194" w:type="dxa"/>
            <w:noWrap/>
            <w:hideMark/>
          </w:tcPr>
          <w:p w14:paraId="02833099" w14:textId="77777777" w:rsidR="009A561E" w:rsidRPr="009A561E" w:rsidRDefault="009A561E" w:rsidP="009A561E">
            <w:r w:rsidRPr="009A561E">
              <w:t>319.0883</w:t>
            </w:r>
          </w:p>
        </w:tc>
        <w:tc>
          <w:tcPr>
            <w:tcW w:w="1194" w:type="dxa"/>
            <w:noWrap/>
            <w:hideMark/>
          </w:tcPr>
          <w:p w14:paraId="7DEC1F4A" w14:textId="77777777" w:rsidR="009A561E" w:rsidRPr="009A561E" w:rsidRDefault="009A561E" w:rsidP="009A561E">
            <w:r w:rsidRPr="009A561E">
              <w:t>0.314497</w:t>
            </w:r>
          </w:p>
        </w:tc>
        <w:tc>
          <w:tcPr>
            <w:tcW w:w="1194" w:type="dxa"/>
            <w:noWrap/>
            <w:hideMark/>
          </w:tcPr>
          <w:p w14:paraId="6679658D" w14:textId="77777777" w:rsidR="009A561E" w:rsidRPr="009A561E" w:rsidRDefault="009A561E" w:rsidP="009A561E">
            <w:r w:rsidRPr="009A561E">
              <w:t>0.984995</w:t>
            </w:r>
          </w:p>
        </w:tc>
      </w:tr>
      <w:tr w:rsidR="009A561E" w:rsidRPr="009A561E" w14:paraId="20D652CC" w14:textId="77777777" w:rsidTr="009A561E">
        <w:trPr>
          <w:trHeight w:val="300"/>
        </w:trPr>
        <w:tc>
          <w:tcPr>
            <w:tcW w:w="1919" w:type="dxa"/>
            <w:noWrap/>
            <w:hideMark/>
          </w:tcPr>
          <w:p w14:paraId="72932795" w14:textId="77777777" w:rsidR="009A561E" w:rsidRPr="009A561E" w:rsidRDefault="009A561E">
            <w:r w:rsidRPr="009A561E">
              <w:t xml:space="preserve">Before - During </w:t>
            </w:r>
          </w:p>
        </w:tc>
        <w:tc>
          <w:tcPr>
            <w:tcW w:w="663" w:type="dxa"/>
            <w:noWrap/>
            <w:hideMark/>
          </w:tcPr>
          <w:p w14:paraId="12628361" w14:textId="77777777" w:rsidR="009A561E" w:rsidRPr="009A561E" w:rsidRDefault="009A561E" w:rsidP="009A561E">
            <w:r w:rsidRPr="009A561E">
              <w:t>2018</w:t>
            </w:r>
          </w:p>
        </w:tc>
        <w:tc>
          <w:tcPr>
            <w:tcW w:w="1328" w:type="dxa"/>
            <w:noWrap/>
            <w:hideMark/>
          </w:tcPr>
          <w:p w14:paraId="6856EAA4" w14:textId="77777777" w:rsidR="009A561E" w:rsidRPr="009A561E" w:rsidRDefault="009A561E" w:rsidP="009A561E">
            <w:r w:rsidRPr="009A561E">
              <w:t>-1.01115</w:t>
            </w:r>
          </w:p>
        </w:tc>
        <w:tc>
          <w:tcPr>
            <w:tcW w:w="1194" w:type="dxa"/>
            <w:noWrap/>
            <w:hideMark/>
          </w:tcPr>
          <w:p w14:paraId="69747D94" w14:textId="77777777" w:rsidR="009A561E" w:rsidRPr="009A561E" w:rsidRDefault="009A561E" w:rsidP="009A561E">
            <w:r w:rsidRPr="009A561E">
              <w:t>0.374543</w:t>
            </w:r>
          </w:p>
        </w:tc>
        <w:tc>
          <w:tcPr>
            <w:tcW w:w="1194" w:type="dxa"/>
            <w:noWrap/>
            <w:hideMark/>
          </w:tcPr>
          <w:p w14:paraId="3502751A" w14:textId="77777777" w:rsidR="009A561E" w:rsidRPr="009A561E" w:rsidRDefault="009A561E" w:rsidP="009A561E">
            <w:r w:rsidRPr="009A561E">
              <w:t>316.0981</w:t>
            </w:r>
          </w:p>
        </w:tc>
        <w:tc>
          <w:tcPr>
            <w:tcW w:w="1194" w:type="dxa"/>
            <w:noWrap/>
            <w:hideMark/>
          </w:tcPr>
          <w:p w14:paraId="3A533439" w14:textId="77777777" w:rsidR="009A561E" w:rsidRPr="009A561E" w:rsidRDefault="009A561E" w:rsidP="009A561E">
            <w:r w:rsidRPr="009A561E">
              <w:t>-2.69968</w:t>
            </w:r>
          </w:p>
        </w:tc>
        <w:tc>
          <w:tcPr>
            <w:tcW w:w="1194" w:type="dxa"/>
            <w:noWrap/>
            <w:hideMark/>
          </w:tcPr>
          <w:p w14:paraId="25073704" w14:textId="77777777" w:rsidR="009A561E" w:rsidRPr="009A561E" w:rsidRDefault="009A561E" w:rsidP="009A561E">
            <w:r w:rsidRPr="009A561E">
              <w:t>0.021783</w:t>
            </w:r>
          </w:p>
        </w:tc>
      </w:tr>
      <w:tr w:rsidR="009A561E" w:rsidRPr="009A561E" w14:paraId="01E0B989" w14:textId="77777777" w:rsidTr="009A561E">
        <w:trPr>
          <w:trHeight w:val="300"/>
        </w:trPr>
        <w:tc>
          <w:tcPr>
            <w:tcW w:w="1919" w:type="dxa"/>
            <w:noWrap/>
            <w:hideMark/>
          </w:tcPr>
          <w:p w14:paraId="59331461" w14:textId="77777777" w:rsidR="009A561E" w:rsidRPr="009A561E" w:rsidRDefault="009A561E">
            <w:r w:rsidRPr="009A561E">
              <w:t xml:space="preserve">Before - After  </w:t>
            </w:r>
          </w:p>
        </w:tc>
        <w:tc>
          <w:tcPr>
            <w:tcW w:w="663" w:type="dxa"/>
            <w:noWrap/>
            <w:hideMark/>
          </w:tcPr>
          <w:p w14:paraId="17A1B6E4" w14:textId="77777777" w:rsidR="009A561E" w:rsidRPr="009A561E" w:rsidRDefault="009A561E" w:rsidP="009A561E">
            <w:r w:rsidRPr="009A561E">
              <w:t>2018</w:t>
            </w:r>
          </w:p>
        </w:tc>
        <w:tc>
          <w:tcPr>
            <w:tcW w:w="1328" w:type="dxa"/>
            <w:noWrap/>
            <w:hideMark/>
          </w:tcPr>
          <w:p w14:paraId="31F200A7" w14:textId="77777777" w:rsidR="009A561E" w:rsidRPr="009A561E" w:rsidRDefault="009A561E" w:rsidP="009A561E">
            <w:r w:rsidRPr="009A561E">
              <w:t>-0.73091</w:t>
            </w:r>
          </w:p>
        </w:tc>
        <w:tc>
          <w:tcPr>
            <w:tcW w:w="1194" w:type="dxa"/>
            <w:noWrap/>
            <w:hideMark/>
          </w:tcPr>
          <w:p w14:paraId="2C0FC682" w14:textId="77777777" w:rsidR="009A561E" w:rsidRPr="009A561E" w:rsidRDefault="009A561E" w:rsidP="009A561E">
            <w:r w:rsidRPr="009A561E">
              <w:t>0.350622</w:t>
            </w:r>
          </w:p>
        </w:tc>
        <w:tc>
          <w:tcPr>
            <w:tcW w:w="1194" w:type="dxa"/>
            <w:noWrap/>
            <w:hideMark/>
          </w:tcPr>
          <w:p w14:paraId="743F39C6" w14:textId="77777777" w:rsidR="009A561E" w:rsidRPr="009A561E" w:rsidRDefault="009A561E" w:rsidP="009A561E">
            <w:r w:rsidRPr="009A561E">
              <w:t>316.7698</w:t>
            </w:r>
          </w:p>
        </w:tc>
        <w:tc>
          <w:tcPr>
            <w:tcW w:w="1194" w:type="dxa"/>
            <w:noWrap/>
            <w:hideMark/>
          </w:tcPr>
          <w:p w14:paraId="389844E3" w14:textId="77777777" w:rsidR="009A561E" w:rsidRPr="009A561E" w:rsidRDefault="009A561E" w:rsidP="009A561E">
            <w:r w:rsidRPr="009A561E">
              <w:t>-2.08462</w:t>
            </w:r>
          </w:p>
        </w:tc>
        <w:tc>
          <w:tcPr>
            <w:tcW w:w="1194" w:type="dxa"/>
            <w:noWrap/>
            <w:hideMark/>
          </w:tcPr>
          <w:p w14:paraId="449777EE" w14:textId="77777777" w:rsidR="009A561E" w:rsidRPr="009A561E" w:rsidRDefault="009A561E" w:rsidP="009A561E">
            <w:r w:rsidRPr="009A561E">
              <w:t>0.109457</w:t>
            </w:r>
          </w:p>
        </w:tc>
      </w:tr>
      <w:tr w:rsidR="009A561E" w:rsidRPr="009A561E" w14:paraId="114229B3" w14:textId="77777777" w:rsidTr="009A561E">
        <w:trPr>
          <w:trHeight w:val="300"/>
        </w:trPr>
        <w:tc>
          <w:tcPr>
            <w:tcW w:w="1919" w:type="dxa"/>
            <w:noWrap/>
            <w:hideMark/>
          </w:tcPr>
          <w:p w14:paraId="253A689B" w14:textId="77777777" w:rsidR="009A561E" w:rsidRPr="009A561E" w:rsidRDefault="009A561E">
            <w:r w:rsidRPr="009A561E">
              <w:t xml:space="preserve">During - After  </w:t>
            </w:r>
          </w:p>
        </w:tc>
        <w:tc>
          <w:tcPr>
            <w:tcW w:w="663" w:type="dxa"/>
            <w:noWrap/>
            <w:hideMark/>
          </w:tcPr>
          <w:p w14:paraId="4CCBBFC0" w14:textId="77777777" w:rsidR="009A561E" w:rsidRPr="009A561E" w:rsidRDefault="009A561E" w:rsidP="009A561E">
            <w:r w:rsidRPr="009A561E">
              <w:t>2018</w:t>
            </w:r>
          </w:p>
        </w:tc>
        <w:tc>
          <w:tcPr>
            <w:tcW w:w="1328" w:type="dxa"/>
            <w:noWrap/>
            <w:hideMark/>
          </w:tcPr>
          <w:p w14:paraId="3F88177F" w14:textId="77777777" w:rsidR="009A561E" w:rsidRPr="009A561E" w:rsidRDefault="009A561E" w:rsidP="009A561E">
            <w:r w:rsidRPr="009A561E">
              <w:t>0.280232</w:t>
            </w:r>
          </w:p>
        </w:tc>
        <w:tc>
          <w:tcPr>
            <w:tcW w:w="1194" w:type="dxa"/>
            <w:noWrap/>
            <w:hideMark/>
          </w:tcPr>
          <w:p w14:paraId="62FA2872" w14:textId="77777777" w:rsidR="009A561E" w:rsidRPr="009A561E" w:rsidRDefault="009A561E" w:rsidP="009A561E">
            <w:r w:rsidRPr="009A561E">
              <w:t>0.377443</w:t>
            </w:r>
          </w:p>
        </w:tc>
        <w:tc>
          <w:tcPr>
            <w:tcW w:w="1194" w:type="dxa"/>
            <w:noWrap/>
            <w:hideMark/>
          </w:tcPr>
          <w:p w14:paraId="31EE77EE" w14:textId="77777777" w:rsidR="009A561E" w:rsidRPr="009A561E" w:rsidRDefault="009A561E" w:rsidP="009A561E">
            <w:r w:rsidRPr="009A561E">
              <w:t>316.2684</w:t>
            </w:r>
          </w:p>
        </w:tc>
        <w:tc>
          <w:tcPr>
            <w:tcW w:w="1194" w:type="dxa"/>
            <w:noWrap/>
            <w:hideMark/>
          </w:tcPr>
          <w:p w14:paraId="247BA920" w14:textId="77777777" w:rsidR="009A561E" w:rsidRPr="009A561E" w:rsidRDefault="009A561E" w:rsidP="009A561E">
            <w:r w:rsidRPr="009A561E">
              <w:t>0.742449</w:t>
            </w:r>
          </w:p>
        </w:tc>
        <w:tc>
          <w:tcPr>
            <w:tcW w:w="1194" w:type="dxa"/>
            <w:noWrap/>
            <w:hideMark/>
          </w:tcPr>
          <w:p w14:paraId="3713E4ED" w14:textId="77777777" w:rsidR="009A561E" w:rsidRPr="009A561E" w:rsidRDefault="009A561E" w:rsidP="009A561E">
            <w:r w:rsidRPr="009A561E">
              <w:t>0.841103</w:t>
            </w:r>
          </w:p>
        </w:tc>
      </w:tr>
      <w:tr w:rsidR="009A561E" w:rsidRPr="009A561E" w14:paraId="1753EEC1" w14:textId="77777777" w:rsidTr="009A561E">
        <w:trPr>
          <w:trHeight w:val="300"/>
        </w:trPr>
        <w:tc>
          <w:tcPr>
            <w:tcW w:w="1919" w:type="dxa"/>
            <w:noWrap/>
            <w:hideMark/>
          </w:tcPr>
          <w:p w14:paraId="32466416" w14:textId="77777777" w:rsidR="009A561E" w:rsidRPr="009A561E" w:rsidRDefault="009A561E">
            <w:r w:rsidRPr="009A561E">
              <w:t xml:space="preserve">Before - During </w:t>
            </w:r>
          </w:p>
        </w:tc>
        <w:tc>
          <w:tcPr>
            <w:tcW w:w="663" w:type="dxa"/>
            <w:noWrap/>
            <w:hideMark/>
          </w:tcPr>
          <w:p w14:paraId="517A7256" w14:textId="77777777" w:rsidR="009A561E" w:rsidRPr="009A561E" w:rsidRDefault="009A561E" w:rsidP="009A561E">
            <w:r w:rsidRPr="009A561E">
              <w:t>2019</w:t>
            </w:r>
          </w:p>
        </w:tc>
        <w:tc>
          <w:tcPr>
            <w:tcW w:w="1328" w:type="dxa"/>
            <w:noWrap/>
            <w:hideMark/>
          </w:tcPr>
          <w:p w14:paraId="61813EFB" w14:textId="77777777" w:rsidR="009A561E" w:rsidRPr="009A561E" w:rsidRDefault="009A561E" w:rsidP="009A561E">
            <w:r w:rsidRPr="009A561E">
              <w:t>-0.34437</w:t>
            </w:r>
          </w:p>
        </w:tc>
        <w:tc>
          <w:tcPr>
            <w:tcW w:w="1194" w:type="dxa"/>
            <w:noWrap/>
            <w:hideMark/>
          </w:tcPr>
          <w:p w14:paraId="365A190C" w14:textId="77777777" w:rsidR="009A561E" w:rsidRPr="009A561E" w:rsidRDefault="009A561E" w:rsidP="009A561E">
            <w:r w:rsidRPr="009A561E">
              <w:t>0.462658</w:t>
            </w:r>
          </w:p>
        </w:tc>
        <w:tc>
          <w:tcPr>
            <w:tcW w:w="1194" w:type="dxa"/>
            <w:noWrap/>
            <w:hideMark/>
          </w:tcPr>
          <w:p w14:paraId="397FB07C" w14:textId="77777777" w:rsidR="009A561E" w:rsidRPr="009A561E" w:rsidRDefault="009A561E" w:rsidP="009A561E">
            <w:r w:rsidRPr="009A561E">
              <w:t>316.003</w:t>
            </w:r>
          </w:p>
        </w:tc>
        <w:tc>
          <w:tcPr>
            <w:tcW w:w="1194" w:type="dxa"/>
            <w:noWrap/>
            <w:hideMark/>
          </w:tcPr>
          <w:p w14:paraId="72A257B1" w14:textId="77777777" w:rsidR="009A561E" w:rsidRPr="009A561E" w:rsidRDefault="009A561E" w:rsidP="009A561E">
            <w:r w:rsidRPr="009A561E">
              <w:t>-0.74434</w:t>
            </w:r>
          </w:p>
        </w:tc>
        <w:tc>
          <w:tcPr>
            <w:tcW w:w="1194" w:type="dxa"/>
            <w:noWrap/>
            <w:hideMark/>
          </w:tcPr>
          <w:p w14:paraId="590B088D" w14:textId="77777777" w:rsidR="009A561E" w:rsidRPr="009A561E" w:rsidRDefault="009A561E" w:rsidP="009A561E">
            <w:r w:rsidRPr="009A561E">
              <w:t>0.840097</w:t>
            </w:r>
          </w:p>
        </w:tc>
      </w:tr>
      <w:tr w:rsidR="009A561E" w:rsidRPr="009A561E" w14:paraId="132A08F9" w14:textId="77777777" w:rsidTr="009A561E">
        <w:trPr>
          <w:trHeight w:val="300"/>
        </w:trPr>
        <w:tc>
          <w:tcPr>
            <w:tcW w:w="1919" w:type="dxa"/>
            <w:noWrap/>
            <w:hideMark/>
          </w:tcPr>
          <w:p w14:paraId="09FB1A50" w14:textId="77777777" w:rsidR="009A561E" w:rsidRPr="009A561E" w:rsidRDefault="009A561E">
            <w:r w:rsidRPr="009A561E">
              <w:t xml:space="preserve">Before - After  </w:t>
            </w:r>
          </w:p>
        </w:tc>
        <w:tc>
          <w:tcPr>
            <w:tcW w:w="663" w:type="dxa"/>
            <w:noWrap/>
            <w:hideMark/>
          </w:tcPr>
          <w:p w14:paraId="012D2B62" w14:textId="77777777" w:rsidR="009A561E" w:rsidRPr="009A561E" w:rsidRDefault="009A561E" w:rsidP="009A561E">
            <w:r w:rsidRPr="009A561E">
              <w:t>2019</w:t>
            </w:r>
          </w:p>
        </w:tc>
        <w:tc>
          <w:tcPr>
            <w:tcW w:w="1328" w:type="dxa"/>
            <w:noWrap/>
            <w:hideMark/>
          </w:tcPr>
          <w:p w14:paraId="3CE60A8B" w14:textId="77777777" w:rsidR="009A561E" w:rsidRPr="009A561E" w:rsidRDefault="009A561E" w:rsidP="009A561E">
            <w:r w:rsidRPr="009A561E">
              <w:t>-0.78888</w:t>
            </w:r>
          </w:p>
        </w:tc>
        <w:tc>
          <w:tcPr>
            <w:tcW w:w="1194" w:type="dxa"/>
            <w:noWrap/>
            <w:hideMark/>
          </w:tcPr>
          <w:p w14:paraId="602F5C53" w14:textId="77777777" w:rsidR="009A561E" w:rsidRPr="009A561E" w:rsidRDefault="009A561E" w:rsidP="009A561E">
            <w:r w:rsidRPr="009A561E">
              <w:t>0.462611</w:t>
            </w:r>
          </w:p>
        </w:tc>
        <w:tc>
          <w:tcPr>
            <w:tcW w:w="1194" w:type="dxa"/>
            <w:noWrap/>
            <w:hideMark/>
          </w:tcPr>
          <w:p w14:paraId="13F5BBB0" w14:textId="77777777" w:rsidR="009A561E" w:rsidRPr="009A561E" w:rsidRDefault="009A561E" w:rsidP="009A561E">
            <w:r w:rsidRPr="009A561E">
              <w:t>316.0047</w:t>
            </w:r>
          </w:p>
        </w:tc>
        <w:tc>
          <w:tcPr>
            <w:tcW w:w="1194" w:type="dxa"/>
            <w:noWrap/>
            <w:hideMark/>
          </w:tcPr>
          <w:p w14:paraId="552E191E" w14:textId="77777777" w:rsidR="009A561E" w:rsidRPr="009A561E" w:rsidRDefault="009A561E" w:rsidP="009A561E">
            <w:r w:rsidRPr="009A561E">
              <w:t>-1.70528</w:t>
            </w:r>
          </w:p>
        </w:tc>
        <w:tc>
          <w:tcPr>
            <w:tcW w:w="1194" w:type="dxa"/>
            <w:noWrap/>
            <w:hideMark/>
          </w:tcPr>
          <w:p w14:paraId="648666FE" w14:textId="77777777" w:rsidR="009A561E" w:rsidRPr="009A561E" w:rsidRDefault="009A561E" w:rsidP="009A561E">
            <w:r w:rsidRPr="009A561E">
              <w:t>0.244254</w:t>
            </w:r>
          </w:p>
        </w:tc>
      </w:tr>
      <w:tr w:rsidR="009A561E" w:rsidRPr="009A561E" w14:paraId="1A24168C" w14:textId="77777777" w:rsidTr="009A561E">
        <w:trPr>
          <w:trHeight w:val="300"/>
        </w:trPr>
        <w:tc>
          <w:tcPr>
            <w:tcW w:w="1919" w:type="dxa"/>
            <w:noWrap/>
            <w:hideMark/>
          </w:tcPr>
          <w:p w14:paraId="4EA7051C" w14:textId="77777777" w:rsidR="009A561E" w:rsidRPr="009A561E" w:rsidRDefault="009A561E">
            <w:r w:rsidRPr="009A561E">
              <w:t xml:space="preserve">During - After  </w:t>
            </w:r>
          </w:p>
        </w:tc>
        <w:tc>
          <w:tcPr>
            <w:tcW w:w="663" w:type="dxa"/>
            <w:noWrap/>
            <w:hideMark/>
          </w:tcPr>
          <w:p w14:paraId="787BD60A" w14:textId="77777777" w:rsidR="009A561E" w:rsidRPr="009A561E" w:rsidRDefault="009A561E" w:rsidP="009A561E">
            <w:r w:rsidRPr="009A561E">
              <w:t>2019</w:t>
            </w:r>
          </w:p>
        </w:tc>
        <w:tc>
          <w:tcPr>
            <w:tcW w:w="1328" w:type="dxa"/>
            <w:noWrap/>
            <w:hideMark/>
          </w:tcPr>
          <w:p w14:paraId="41CF39CA" w14:textId="77777777" w:rsidR="009A561E" w:rsidRPr="009A561E" w:rsidRDefault="009A561E" w:rsidP="009A561E">
            <w:r w:rsidRPr="009A561E">
              <w:t>-0.44451</w:t>
            </w:r>
          </w:p>
        </w:tc>
        <w:tc>
          <w:tcPr>
            <w:tcW w:w="1194" w:type="dxa"/>
            <w:noWrap/>
            <w:hideMark/>
          </w:tcPr>
          <w:p w14:paraId="45E8D379" w14:textId="77777777" w:rsidR="009A561E" w:rsidRPr="009A561E" w:rsidRDefault="009A561E" w:rsidP="009A561E">
            <w:r w:rsidRPr="009A561E">
              <w:t>0.462667</w:t>
            </w:r>
          </w:p>
        </w:tc>
        <w:tc>
          <w:tcPr>
            <w:tcW w:w="1194" w:type="dxa"/>
            <w:noWrap/>
            <w:hideMark/>
          </w:tcPr>
          <w:p w14:paraId="1005A1AD" w14:textId="77777777" w:rsidR="009A561E" w:rsidRPr="009A561E" w:rsidRDefault="009A561E" w:rsidP="009A561E">
            <w:r w:rsidRPr="009A561E">
              <w:t>316.0047</w:t>
            </w:r>
          </w:p>
        </w:tc>
        <w:tc>
          <w:tcPr>
            <w:tcW w:w="1194" w:type="dxa"/>
            <w:noWrap/>
            <w:hideMark/>
          </w:tcPr>
          <w:p w14:paraId="43181FB9" w14:textId="77777777" w:rsidR="009A561E" w:rsidRPr="009A561E" w:rsidRDefault="009A561E" w:rsidP="009A561E">
            <w:r w:rsidRPr="009A561E">
              <w:t>-0.96075</w:t>
            </w:r>
          </w:p>
        </w:tc>
        <w:tc>
          <w:tcPr>
            <w:tcW w:w="1194" w:type="dxa"/>
            <w:noWrap/>
            <w:hideMark/>
          </w:tcPr>
          <w:p w14:paraId="0F85C6B0" w14:textId="77777777" w:rsidR="009A561E" w:rsidRPr="009A561E" w:rsidRDefault="009A561E" w:rsidP="009A561E">
            <w:r w:rsidRPr="009A561E">
              <w:t>0.709107</w:t>
            </w:r>
          </w:p>
        </w:tc>
      </w:tr>
    </w:tbl>
    <w:p w14:paraId="0EDAE276" w14:textId="7B214571" w:rsidR="009A561E" w:rsidRDefault="009A561E">
      <w:r>
        <w:br w:type="page"/>
      </w:r>
    </w:p>
    <w:p w14:paraId="5A4EBD0B" w14:textId="345B5C10" w:rsidR="00FE1317" w:rsidRDefault="00FE1317" w:rsidP="00FE1317">
      <w:pPr>
        <w:pStyle w:val="Caption"/>
        <w:keepNext/>
      </w:pPr>
      <w:r>
        <w:lastRenderedPageBreak/>
        <w:t xml:space="preserve">Table </w:t>
      </w:r>
      <w:fldSimple w:instr=" SEQ Table \* ARABIC ">
        <w:r w:rsidR="006D41CE">
          <w:rPr>
            <w:noProof/>
          </w:rPr>
          <w:t>9</w:t>
        </w:r>
      </w:fldSimple>
      <w:r>
        <w:t xml:space="preserve">. </w:t>
      </w:r>
      <w:r w:rsidRPr="004C124D">
        <w:t>ANOVA test of effects and interactions of region, year, and sample period, with station as a random effect, on c</w:t>
      </w:r>
      <w:r>
        <w:t>alan</w:t>
      </w:r>
      <w:r w:rsidRPr="004C124D">
        <w:t xml:space="preserve">oid copepod (nauplii excluded) </w:t>
      </w:r>
      <w:proofErr w:type="gramStart"/>
      <w:r w:rsidRPr="004C124D">
        <w:t>CPUE</w:t>
      </w:r>
      <w:proofErr w:type="gramEnd"/>
    </w:p>
    <w:tbl>
      <w:tblPr>
        <w:tblStyle w:val="TableGrid"/>
        <w:tblW w:w="0" w:type="auto"/>
        <w:tblLook w:val="04A0" w:firstRow="1" w:lastRow="0" w:firstColumn="1" w:lastColumn="0" w:noHBand="0" w:noVBand="1"/>
      </w:tblPr>
      <w:tblGrid>
        <w:gridCol w:w="2530"/>
        <w:gridCol w:w="1737"/>
        <w:gridCol w:w="707"/>
        <w:gridCol w:w="1502"/>
        <w:gridCol w:w="1972"/>
        <w:gridCol w:w="902"/>
      </w:tblGrid>
      <w:tr w:rsidR="009A561E" w:rsidRPr="009A561E" w14:paraId="76FAE003" w14:textId="77777777" w:rsidTr="00120FA1">
        <w:trPr>
          <w:trHeight w:val="300"/>
        </w:trPr>
        <w:tc>
          <w:tcPr>
            <w:tcW w:w="9350" w:type="dxa"/>
            <w:gridSpan w:val="6"/>
            <w:noWrap/>
            <w:hideMark/>
          </w:tcPr>
          <w:p w14:paraId="16CAA3CE" w14:textId="518AFB47" w:rsidR="009A561E" w:rsidRPr="009A561E" w:rsidRDefault="009A561E">
            <w:r w:rsidRPr="009A561E">
              <w:rPr>
                <w:sz w:val="18"/>
                <w:szCs w:val="18"/>
              </w:rPr>
              <w:t xml:space="preserve">model4.1_cal &lt;- </w:t>
            </w:r>
            <w:proofErr w:type="spellStart"/>
            <w:r w:rsidRPr="009A561E">
              <w:rPr>
                <w:sz w:val="18"/>
                <w:szCs w:val="18"/>
              </w:rPr>
              <w:t>lmer</w:t>
            </w:r>
            <w:proofErr w:type="spellEnd"/>
            <w:r w:rsidRPr="009A561E">
              <w:rPr>
                <w:sz w:val="18"/>
                <w:szCs w:val="18"/>
              </w:rPr>
              <w:t>(log(</w:t>
            </w:r>
            <w:proofErr w:type="spellStart"/>
            <w:r w:rsidRPr="009A561E">
              <w:rPr>
                <w:sz w:val="18"/>
                <w:szCs w:val="18"/>
              </w:rPr>
              <w:t>cpue</w:t>
            </w:r>
            <w:proofErr w:type="spellEnd"/>
            <w:r w:rsidRPr="009A561E">
              <w:rPr>
                <w:sz w:val="18"/>
                <w:szCs w:val="18"/>
              </w:rPr>
              <w:t>) ~ Regions2*Year+Year*SamplePeriod+SamplePeriod*Regions2+(1|StationCode</w:t>
            </w:r>
            <w:proofErr w:type="gramStart"/>
            <w:r w:rsidRPr="009A561E">
              <w:rPr>
                <w:sz w:val="18"/>
                <w:szCs w:val="18"/>
              </w:rPr>
              <w:t>),data</w:t>
            </w:r>
            <w:proofErr w:type="gramEnd"/>
            <w:r w:rsidRPr="009A561E">
              <w:rPr>
                <w:sz w:val="18"/>
                <w:szCs w:val="18"/>
              </w:rPr>
              <w:t xml:space="preserve"> = zoopNDFA5_calanoid,REML = TRUE) </w:t>
            </w:r>
          </w:p>
        </w:tc>
      </w:tr>
      <w:tr w:rsidR="009A561E" w:rsidRPr="009A561E" w14:paraId="3D06DD8C" w14:textId="77777777" w:rsidTr="009A561E">
        <w:trPr>
          <w:trHeight w:val="300"/>
        </w:trPr>
        <w:tc>
          <w:tcPr>
            <w:tcW w:w="2530" w:type="dxa"/>
            <w:noWrap/>
            <w:hideMark/>
          </w:tcPr>
          <w:p w14:paraId="68D9FC45" w14:textId="77777777" w:rsidR="009A561E" w:rsidRPr="009A561E" w:rsidRDefault="009A561E"/>
        </w:tc>
        <w:tc>
          <w:tcPr>
            <w:tcW w:w="1737" w:type="dxa"/>
            <w:noWrap/>
            <w:hideMark/>
          </w:tcPr>
          <w:p w14:paraId="0DAFC2D4" w14:textId="77777777" w:rsidR="009A561E" w:rsidRPr="009A561E" w:rsidRDefault="009A561E">
            <w:r w:rsidRPr="009A561E">
              <w:t>F</w:t>
            </w:r>
          </w:p>
        </w:tc>
        <w:tc>
          <w:tcPr>
            <w:tcW w:w="707" w:type="dxa"/>
            <w:noWrap/>
            <w:hideMark/>
          </w:tcPr>
          <w:p w14:paraId="2AD1F7BD" w14:textId="77777777" w:rsidR="009A561E" w:rsidRPr="009A561E" w:rsidRDefault="009A561E">
            <w:proofErr w:type="spellStart"/>
            <w:r w:rsidRPr="009A561E">
              <w:t>Df</w:t>
            </w:r>
            <w:proofErr w:type="spellEnd"/>
          </w:p>
        </w:tc>
        <w:tc>
          <w:tcPr>
            <w:tcW w:w="1502" w:type="dxa"/>
            <w:noWrap/>
            <w:hideMark/>
          </w:tcPr>
          <w:p w14:paraId="5419D464" w14:textId="77777777" w:rsidR="009A561E" w:rsidRPr="009A561E" w:rsidRDefault="009A561E">
            <w:r w:rsidRPr="009A561E">
              <w:t>Df.res</w:t>
            </w:r>
          </w:p>
        </w:tc>
        <w:tc>
          <w:tcPr>
            <w:tcW w:w="1972" w:type="dxa"/>
            <w:noWrap/>
            <w:hideMark/>
          </w:tcPr>
          <w:p w14:paraId="7DF5EC25" w14:textId="77777777" w:rsidR="009A561E" w:rsidRPr="009A561E" w:rsidRDefault="009A561E">
            <w:proofErr w:type="spellStart"/>
            <w:r w:rsidRPr="009A561E">
              <w:t>Pr</w:t>
            </w:r>
            <w:proofErr w:type="spellEnd"/>
            <w:r w:rsidRPr="009A561E">
              <w:t>(&gt;F)</w:t>
            </w:r>
          </w:p>
        </w:tc>
        <w:tc>
          <w:tcPr>
            <w:tcW w:w="902" w:type="dxa"/>
            <w:noWrap/>
            <w:hideMark/>
          </w:tcPr>
          <w:p w14:paraId="5E715641" w14:textId="77777777" w:rsidR="009A561E" w:rsidRPr="009A561E" w:rsidRDefault="009A561E"/>
        </w:tc>
      </w:tr>
      <w:tr w:rsidR="009A561E" w:rsidRPr="009A561E" w14:paraId="6FFB6FB0" w14:textId="77777777" w:rsidTr="009A561E">
        <w:trPr>
          <w:trHeight w:val="300"/>
        </w:trPr>
        <w:tc>
          <w:tcPr>
            <w:tcW w:w="2530" w:type="dxa"/>
            <w:noWrap/>
            <w:hideMark/>
          </w:tcPr>
          <w:p w14:paraId="4B6E06D8" w14:textId="77777777" w:rsidR="009A561E" w:rsidRPr="009A561E" w:rsidRDefault="009A561E">
            <w:r w:rsidRPr="009A561E">
              <w:t>(Intercept)</w:t>
            </w:r>
          </w:p>
        </w:tc>
        <w:tc>
          <w:tcPr>
            <w:tcW w:w="1737" w:type="dxa"/>
            <w:noWrap/>
            <w:hideMark/>
          </w:tcPr>
          <w:p w14:paraId="57097524" w14:textId="77777777" w:rsidR="009A561E" w:rsidRPr="009A561E" w:rsidRDefault="009A561E" w:rsidP="009A561E">
            <w:r w:rsidRPr="009A561E">
              <w:t>94.5252</w:t>
            </w:r>
          </w:p>
        </w:tc>
        <w:tc>
          <w:tcPr>
            <w:tcW w:w="707" w:type="dxa"/>
            <w:noWrap/>
            <w:hideMark/>
          </w:tcPr>
          <w:p w14:paraId="20DFDCC4" w14:textId="77777777" w:rsidR="009A561E" w:rsidRPr="009A561E" w:rsidRDefault="009A561E" w:rsidP="009A561E">
            <w:r w:rsidRPr="009A561E">
              <w:t>1</w:t>
            </w:r>
          </w:p>
        </w:tc>
        <w:tc>
          <w:tcPr>
            <w:tcW w:w="1502" w:type="dxa"/>
            <w:noWrap/>
            <w:hideMark/>
          </w:tcPr>
          <w:p w14:paraId="47251A41" w14:textId="77777777" w:rsidR="009A561E" w:rsidRPr="009A561E" w:rsidRDefault="009A561E" w:rsidP="009A561E">
            <w:r w:rsidRPr="009A561E">
              <w:t>10.55</w:t>
            </w:r>
          </w:p>
        </w:tc>
        <w:tc>
          <w:tcPr>
            <w:tcW w:w="1972" w:type="dxa"/>
            <w:noWrap/>
            <w:hideMark/>
          </w:tcPr>
          <w:p w14:paraId="756CFB4A" w14:textId="77777777" w:rsidR="009A561E" w:rsidRPr="009A561E" w:rsidRDefault="009A561E" w:rsidP="009A561E">
            <w:r w:rsidRPr="009A561E">
              <w:t>1.36E-06</w:t>
            </w:r>
          </w:p>
        </w:tc>
        <w:tc>
          <w:tcPr>
            <w:tcW w:w="902" w:type="dxa"/>
            <w:noWrap/>
            <w:hideMark/>
          </w:tcPr>
          <w:p w14:paraId="70F13141" w14:textId="77777777" w:rsidR="009A561E" w:rsidRPr="009A561E" w:rsidRDefault="009A561E">
            <w:r w:rsidRPr="009A561E">
              <w:t>***</w:t>
            </w:r>
          </w:p>
        </w:tc>
      </w:tr>
      <w:tr w:rsidR="009A561E" w:rsidRPr="009A561E" w14:paraId="2A398C73" w14:textId="77777777" w:rsidTr="009A561E">
        <w:trPr>
          <w:trHeight w:val="300"/>
        </w:trPr>
        <w:tc>
          <w:tcPr>
            <w:tcW w:w="2530" w:type="dxa"/>
            <w:noWrap/>
            <w:hideMark/>
          </w:tcPr>
          <w:p w14:paraId="1BF8B47E" w14:textId="77777777" w:rsidR="009A561E" w:rsidRPr="009A561E" w:rsidRDefault="009A561E">
            <w:r w:rsidRPr="009A561E">
              <w:t>Regions2</w:t>
            </w:r>
          </w:p>
        </w:tc>
        <w:tc>
          <w:tcPr>
            <w:tcW w:w="1737" w:type="dxa"/>
            <w:noWrap/>
            <w:hideMark/>
          </w:tcPr>
          <w:p w14:paraId="2F30FB80" w14:textId="77777777" w:rsidR="009A561E" w:rsidRPr="009A561E" w:rsidRDefault="009A561E" w:rsidP="009A561E">
            <w:r w:rsidRPr="009A561E">
              <w:t>9.7043</w:t>
            </w:r>
          </w:p>
        </w:tc>
        <w:tc>
          <w:tcPr>
            <w:tcW w:w="707" w:type="dxa"/>
            <w:noWrap/>
            <w:hideMark/>
          </w:tcPr>
          <w:p w14:paraId="052D1A0C" w14:textId="77777777" w:rsidR="009A561E" w:rsidRPr="009A561E" w:rsidRDefault="009A561E" w:rsidP="009A561E">
            <w:r w:rsidRPr="009A561E">
              <w:t>1</w:t>
            </w:r>
          </w:p>
        </w:tc>
        <w:tc>
          <w:tcPr>
            <w:tcW w:w="1502" w:type="dxa"/>
            <w:noWrap/>
            <w:hideMark/>
          </w:tcPr>
          <w:p w14:paraId="2E4CE8D8" w14:textId="77777777" w:rsidR="009A561E" w:rsidRPr="009A561E" w:rsidRDefault="009A561E" w:rsidP="009A561E">
            <w:r w:rsidRPr="009A561E">
              <w:t>9.05</w:t>
            </w:r>
          </w:p>
        </w:tc>
        <w:tc>
          <w:tcPr>
            <w:tcW w:w="1972" w:type="dxa"/>
            <w:noWrap/>
            <w:hideMark/>
          </w:tcPr>
          <w:p w14:paraId="578D7FEF" w14:textId="77777777" w:rsidR="009A561E" w:rsidRPr="009A561E" w:rsidRDefault="009A561E" w:rsidP="009A561E">
            <w:r w:rsidRPr="009A561E">
              <w:t>0.012333</w:t>
            </w:r>
          </w:p>
        </w:tc>
        <w:tc>
          <w:tcPr>
            <w:tcW w:w="902" w:type="dxa"/>
            <w:noWrap/>
            <w:hideMark/>
          </w:tcPr>
          <w:p w14:paraId="6A71C904" w14:textId="77777777" w:rsidR="009A561E" w:rsidRPr="009A561E" w:rsidRDefault="009A561E">
            <w:r w:rsidRPr="009A561E">
              <w:t>*</w:t>
            </w:r>
          </w:p>
        </w:tc>
      </w:tr>
      <w:tr w:rsidR="009A561E" w:rsidRPr="009A561E" w14:paraId="6071900B" w14:textId="77777777" w:rsidTr="009A561E">
        <w:trPr>
          <w:trHeight w:val="300"/>
        </w:trPr>
        <w:tc>
          <w:tcPr>
            <w:tcW w:w="2530" w:type="dxa"/>
            <w:noWrap/>
            <w:hideMark/>
          </w:tcPr>
          <w:p w14:paraId="7CCDE420" w14:textId="77777777" w:rsidR="009A561E" w:rsidRPr="009A561E" w:rsidRDefault="009A561E">
            <w:r w:rsidRPr="009A561E">
              <w:t>Year</w:t>
            </w:r>
          </w:p>
        </w:tc>
        <w:tc>
          <w:tcPr>
            <w:tcW w:w="1737" w:type="dxa"/>
            <w:noWrap/>
            <w:hideMark/>
          </w:tcPr>
          <w:p w14:paraId="01B5A35A" w14:textId="77777777" w:rsidR="009A561E" w:rsidRPr="009A561E" w:rsidRDefault="009A561E" w:rsidP="009A561E">
            <w:r w:rsidRPr="009A561E">
              <w:t>2.9376</w:t>
            </w:r>
          </w:p>
        </w:tc>
        <w:tc>
          <w:tcPr>
            <w:tcW w:w="707" w:type="dxa"/>
            <w:noWrap/>
            <w:hideMark/>
          </w:tcPr>
          <w:p w14:paraId="304873C3" w14:textId="77777777" w:rsidR="009A561E" w:rsidRPr="009A561E" w:rsidRDefault="009A561E" w:rsidP="009A561E">
            <w:r w:rsidRPr="009A561E">
              <w:t>5</w:t>
            </w:r>
          </w:p>
        </w:tc>
        <w:tc>
          <w:tcPr>
            <w:tcW w:w="1502" w:type="dxa"/>
            <w:noWrap/>
            <w:hideMark/>
          </w:tcPr>
          <w:p w14:paraId="668DBEEE" w14:textId="77777777" w:rsidR="009A561E" w:rsidRPr="009A561E" w:rsidRDefault="009A561E" w:rsidP="009A561E">
            <w:r w:rsidRPr="009A561E">
              <w:t>329.04</w:t>
            </w:r>
          </w:p>
        </w:tc>
        <w:tc>
          <w:tcPr>
            <w:tcW w:w="1972" w:type="dxa"/>
            <w:noWrap/>
            <w:hideMark/>
          </w:tcPr>
          <w:p w14:paraId="66E29F0E" w14:textId="77777777" w:rsidR="009A561E" w:rsidRPr="009A561E" w:rsidRDefault="009A561E" w:rsidP="009A561E">
            <w:r w:rsidRPr="009A561E">
              <w:t>0.013072</w:t>
            </w:r>
          </w:p>
        </w:tc>
        <w:tc>
          <w:tcPr>
            <w:tcW w:w="902" w:type="dxa"/>
            <w:noWrap/>
            <w:hideMark/>
          </w:tcPr>
          <w:p w14:paraId="1EFCB9D3" w14:textId="77777777" w:rsidR="009A561E" w:rsidRPr="009A561E" w:rsidRDefault="009A561E">
            <w:r w:rsidRPr="009A561E">
              <w:t>*</w:t>
            </w:r>
          </w:p>
        </w:tc>
      </w:tr>
      <w:tr w:rsidR="009A561E" w:rsidRPr="009A561E" w14:paraId="09BCD3F7" w14:textId="77777777" w:rsidTr="009A561E">
        <w:trPr>
          <w:trHeight w:val="300"/>
        </w:trPr>
        <w:tc>
          <w:tcPr>
            <w:tcW w:w="2530" w:type="dxa"/>
            <w:noWrap/>
            <w:hideMark/>
          </w:tcPr>
          <w:p w14:paraId="7FAFDF44" w14:textId="77777777" w:rsidR="009A561E" w:rsidRPr="009A561E" w:rsidRDefault="009A561E">
            <w:proofErr w:type="spellStart"/>
            <w:r w:rsidRPr="009A561E">
              <w:t>SamplePeriod</w:t>
            </w:r>
            <w:proofErr w:type="spellEnd"/>
          </w:p>
        </w:tc>
        <w:tc>
          <w:tcPr>
            <w:tcW w:w="1737" w:type="dxa"/>
            <w:noWrap/>
            <w:hideMark/>
          </w:tcPr>
          <w:p w14:paraId="19153BC7" w14:textId="77777777" w:rsidR="009A561E" w:rsidRPr="009A561E" w:rsidRDefault="009A561E" w:rsidP="009A561E">
            <w:r w:rsidRPr="009A561E">
              <w:t>3.265</w:t>
            </w:r>
          </w:p>
        </w:tc>
        <w:tc>
          <w:tcPr>
            <w:tcW w:w="707" w:type="dxa"/>
            <w:noWrap/>
            <w:hideMark/>
          </w:tcPr>
          <w:p w14:paraId="5EA2EF5F" w14:textId="77777777" w:rsidR="009A561E" w:rsidRPr="009A561E" w:rsidRDefault="009A561E" w:rsidP="009A561E">
            <w:r w:rsidRPr="009A561E">
              <w:t>2</w:t>
            </w:r>
          </w:p>
        </w:tc>
        <w:tc>
          <w:tcPr>
            <w:tcW w:w="1502" w:type="dxa"/>
            <w:noWrap/>
            <w:hideMark/>
          </w:tcPr>
          <w:p w14:paraId="2BC6048D" w14:textId="77777777" w:rsidR="009A561E" w:rsidRPr="009A561E" w:rsidRDefault="009A561E" w:rsidP="009A561E">
            <w:r w:rsidRPr="009A561E">
              <w:t>329.01</w:t>
            </w:r>
          </w:p>
        </w:tc>
        <w:tc>
          <w:tcPr>
            <w:tcW w:w="1972" w:type="dxa"/>
            <w:noWrap/>
            <w:hideMark/>
          </w:tcPr>
          <w:p w14:paraId="66A9646B" w14:textId="77777777" w:rsidR="009A561E" w:rsidRPr="009A561E" w:rsidRDefault="009A561E" w:rsidP="009A561E">
            <w:r w:rsidRPr="009A561E">
              <w:t>0.039437</w:t>
            </w:r>
          </w:p>
        </w:tc>
        <w:tc>
          <w:tcPr>
            <w:tcW w:w="902" w:type="dxa"/>
            <w:noWrap/>
            <w:hideMark/>
          </w:tcPr>
          <w:p w14:paraId="0B7E5CDA" w14:textId="77777777" w:rsidR="009A561E" w:rsidRPr="009A561E" w:rsidRDefault="009A561E">
            <w:r w:rsidRPr="009A561E">
              <w:t>*</w:t>
            </w:r>
          </w:p>
        </w:tc>
      </w:tr>
      <w:tr w:rsidR="009A561E" w:rsidRPr="009A561E" w14:paraId="268FA3FB" w14:textId="77777777" w:rsidTr="009A561E">
        <w:trPr>
          <w:trHeight w:val="300"/>
        </w:trPr>
        <w:tc>
          <w:tcPr>
            <w:tcW w:w="2530" w:type="dxa"/>
            <w:noWrap/>
            <w:hideMark/>
          </w:tcPr>
          <w:p w14:paraId="2C1C6A1F" w14:textId="77777777" w:rsidR="009A561E" w:rsidRPr="009A561E" w:rsidRDefault="009A561E">
            <w:r w:rsidRPr="009A561E">
              <w:t>Regions</w:t>
            </w:r>
            <w:proofErr w:type="gramStart"/>
            <w:r w:rsidRPr="009A561E">
              <w:t>2:Year</w:t>
            </w:r>
            <w:proofErr w:type="gramEnd"/>
          </w:p>
        </w:tc>
        <w:tc>
          <w:tcPr>
            <w:tcW w:w="1737" w:type="dxa"/>
            <w:noWrap/>
            <w:hideMark/>
          </w:tcPr>
          <w:p w14:paraId="591FF45D" w14:textId="77777777" w:rsidR="009A561E" w:rsidRPr="009A561E" w:rsidRDefault="009A561E" w:rsidP="009A561E">
            <w:r w:rsidRPr="009A561E">
              <w:t>6.6181</w:t>
            </w:r>
          </w:p>
        </w:tc>
        <w:tc>
          <w:tcPr>
            <w:tcW w:w="707" w:type="dxa"/>
            <w:noWrap/>
            <w:hideMark/>
          </w:tcPr>
          <w:p w14:paraId="39EE6A1A" w14:textId="77777777" w:rsidR="009A561E" w:rsidRPr="009A561E" w:rsidRDefault="009A561E" w:rsidP="009A561E">
            <w:r w:rsidRPr="009A561E">
              <w:t>5</w:t>
            </w:r>
          </w:p>
        </w:tc>
        <w:tc>
          <w:tcPr>
            <w:tcW w:w="1502" w:type="dxa"/>
            <w:noWrap/>
            <w:hideMark/>
          </w:tcPr>
          <w:p w14:paraId="0A694AE1" w14:textId="77777777" w:rsidR="009A561E" w:rsidRPr="009A561E" w:rsidRDefault="009A561E" w:rsidP="009A561E">
            <w:r w:rsidRPr="009A561E">
              <w:t>329.06</w:t>
            </w:r>
          </w:p>
        </w:tc>
        <w:tc>
          <w:tcPr>
            <w:tcW w:w="1972" w:type="dxa"/>
            <w:noWrap/>
            <w:hideMark/>
          </w:tcPr>
          <w:p w14:paraId="046A4EA4" w14:textId="77777777" w:rsidR="009A561E" w:rsidRPr="009A561E" w:rsidRDefault="009A561E" w:rsidP="009A561E">
            <w:r w:rsidRPr="009A561E">
              <w:t>6.90E-06</w:t>
            </w:r>
          </w:p>
        </w:tc>
        <w:tc>
          <w:tcPr>
            <w:tcW w:w="902" w:type="dxa"/>
            <w:noWrap/>
            <w:hideMark/>
          </w:tcPr>
          <w:p w14:paraId="7D57A631" w14:textId="77777777" w:rsidR="009A561E" w:rsidRPr="009A561E" w:rsidRDefault="009A561E">
            <w:r w:rsidRPr="009A561E">
              <w:t>***</w:t>
            </w:r>
          </w:p>
        </w:tc>
      </w:tr>
      <w:tr w:rsidR="009A561E" w:rsidRPr="009A561E" w14:paraId="240D8C4E" w14:textId="77777777" w:rsidTr="009A561E">
        <w:trPr>
          <w:trHeight w:val="300"/>
        </w:trPr>
        <w:tc>
          <w:tcPr>
            <w:tcW w:w="2530" w:type="dxa"/>
            <w:noWrap/>
            <w:hideMark/>
          </w:tcPr>
          <w:p w14:paraId="6F92A986" w14:textId="77777777" w:rsidR="009A561E" w:rsidRPr="009A561E" w:rsidRDefault="009A561E">
            <w:proofErr w:type="spellStart"/>
            <w:proofErr w:type="gramStart"/>
            <w:r w:rsidRPr="009A561E">
              <w:t>Year:SamplePeriod</w:t>
            </w:r>
            <w:proofErr w:type="spellEnd"/>
            <w:proofErr w:type="gramEnd"/>
          </w:p>
        </w:tc>
        <w:tc>
          <w:tcPr>
            <w:tcW w:w="1737" w:type="dxa"/>
            <w:noWrap/>
            <w:hideMark/>
          </w:tcPr>
          <w:p w14:paraId="687E759C" w14:textId="77777777" w:rsidR="009A561E" w:rsidRPr="009A561E" w:rsidRDefault="009A561E" w:rsidP="009A561E">
            <w:r w:rsidRPr="009A561E">
              <w:t>1.6382</w:t>
            </w:r>
          </w:p>
        </w:tc>
        <w:tc>
          <w:tcPr>
            <w:tcW w:w="707" w:type="dxa"/>
            <w:noWrap/>
            <w:hideMark/>
          </w:tcPr>
          <w:p w14:paraId="5672CC4B" w14:textId="77777777" w:rsidR="009A561E" w:rsidRPr="009A561E" w:rsidRDefault="009A561E" w:rsidP="009A561E">
            <w:r w:rsidRPr="009A561E">
              <w:t>10</w:t>
            </w:r>
          </w:p>
        </w:tc>
        <w:tc>
          <w:tcPr>
            <w:tcW w:w="1502" w:type="dxa"/>
            <w:noWrap/>
            <w:hideMark/>
          </w:tcPr>
          <w:p w14:paraId="0D14454C" w14:textId="77777777" w:rsidR="009A561E" w:rsidRPr="009A561E" w:rsidRDefault="009A561E" w:rsidP="009A561E">
            <w:r w:rsidRPr="009A561E">
              <w:t>329.05</w:t>
            </w:r>
          </w:p>
        </w:tc>
        <w:tc>
          <w:tcPr>
            <w:tcW w:w="1972" w:type="dxa"/>
            <w:noWrap/>
            <w:hideMark/>
          </w:tcPr>
          <w:p w14:paraId="5DB3253D" w14:textId="77777777" w:rsidR="009A561E" w:rsidRPr="009A561E" w:rsidRDefault="009A561E" w:rsidP="009A561E">
            <w:r w:rsidRPr="009A561E">
              <w:t>0.09458</w:t>
            </w:r>
          </w:p>
        </w:tc>
        <w:tc>
          <w:tcPr>
            <w:tcW w:w="902" w:type="dxa"/>
            <w:noWrap/>
            <w:hideMark/>
          </w:tcPr>
          <w:p w14:paraId="3CA86A94" w14:textId="77777777" w:rsidR="009A561E" w:rsidRPr="009A561E" w:rsidRDefault="009A561E">
            <w:r w:rsidRPr="009A561E">
              <w:t>.</w:t>
            </w:r>
          </w:p>
        </w:tc>
      </w:tr>
      <w:tr w:rsidR="009A561E" w:rsidRPr="009A561E" w14:paraId="2B3D5D18" w14:textId="77777777" w:rsidTr="009A561E">
        <w:trPr>
          <w:trHeight w:val="300"/>
        </w:trPr>
        <w:tc>
          <w:tcPr>
            <w:tcW w:w="2530" w:type="dxa"/>
            <w:noWrap/>
            <w:hideMark/>
          </w:tcPr>
          <w:p w14:paraId="36CC4C53" w14:textId="77777777" w:rsidR="009A561E" w:rsidRPr="009A561E" w:rsidRDefault="009A561E">
            <w:r w:rsidRPr="009A561E">
              <w:t>Regions</w:t>
            </w:r>
            <w:proofErr w:type="gramStart"/>
            <w:r w:rsidRPr="009A561E">
              <w:t>2:SamplePeriod</w:t>
            </w:r>
            <w:proofErr w:type="gramEnd"/>
          </w:p>
        </w:tc>
        <w:tc>
          <w:tcPr>
            <w:tcW w:w="1737" w:type="dxa"/>
            <w:noWrap/>
            <w:hideMark/>
          </w:tcPr>
          <w:p w14:paraId="5698EAA3" w14:textId="77777777" w:rsidR="009A561E" w:rsidRPr="009A561E" w:rsidRDefault="009A561E" w:rsidP="009A561E">
            <w:r w:rsidRPr="009A561E">
              <w:t>6.2704</w:t>
            </w:r>
          </w:p>
        </w:tc>
        <w:tc>
          <w:tcPr>
            <w:tcW w:w="707" w:type="dxa"/>
            <w:noWrap/>
            <w:hideMark/>
          </w:tcPr>
          <w:p w14:paraId="436E4AED" w14:textId="77777777" w:rsidR="009A561E" w:rsidRPr="009A561E" w:rsidRDefault="009A561E" w:rsidP="009A561E">
            <w:r w:rsidRPr="009A561E">
              <w:t>2</w:t>
            </w:r>
          </w:p>
        </w:tc>
        <w:tc>
          <w:tcPr>
            <w:tcW w:w="1502" w:type="dxa"/>
            <w:noWrap/>
            <w:hideMark/>
          </w:tcPr>
          <w:p w14:paraId="793D4C85" w14:textId="77777777" w:rsidR="009A561E" w:rsidRPr="009A561E" w:rsidRDefault="009A561E" w:rsidP="009A561E">
            <w:r w:rsidRPr="009A561E">
              <w:t>329.06</w:t>
            </w:r>
          </w:p>
        </w:tc>
        <w:tc>
          <w:tcPr>
            <w:tcW w:w="1972" w:type="dxa"/>
            <w:noWrap/>
            <w:hideMark/>
          </w:tcPr>
          <w:p w14:paraId="3FAD9622" w14:textId="77777777" w:rsidR="009A561E" w:rsidRPr="009A561E" w:rsidRDefault="009A561E" w:rsidP="009A561E">
            <w:r w:rsidRPr="009A561E">
              <w:t>0.002125</w:t>
            </w:r>
          </w:p>
        </w:tc>
        <w:tc>
          <w:tcPr>
            <w:tcW w:w="902" w:type="dxa"/>
            <w:noWrap/>
            <w:hideMark/>
          </w:tcPr>
          <w:p w14:paraId="01656E19" w14:textId="77777777" w:rsidR="009A561E" w:rsidRPr="009A561E" w:rsidRDefault="009A561E">
            <w:r w:rsidRPr="009A561E">
              <w:t>**</w:t>
            </w:r>
          </w:p>
        </w:tc>
      </w:tr>
      <w:tr w:rsidR="00FE1317" w:rsidRPr="009A561E" w14:paraId="18C5BDAA" w14:textId="77777777" w:rsidTr="00BF1A6B">
        <w:trPr>
          <w:trHeight w:val="300"/>
        </w:trPr>
        <w:tc>
          <w:tcPr>
            <w:tcW w:w="9350" w:type="dxa"/>
            <w:gridSpan w:val="6"/>
            <w:noWrap/>
            <w:hideMark/>
          </w:tcPr>
          <w:p w14:paraId="1F8DAA2A" w14:textId="2369231F" w:rsidR="00FE1317" w:rsidRPr="009A561E" w:rsidRDefault="00FE1317">
            <w:proofErr w:type="spellStart"/>
            <w:r w:rsidRPr="009A561E">
              <w:t>Signif</w:t>
            </w:r>
            <w:proofErr w:type="spellEnd"/>
            <w:r w:rsidRPr="009A561E">
              <w:t xml:space="preserve">. codes:  0 ‘***’ 0.001 ‘**’ 0.01 ‘*’ 0.05 ‘.’ 0.1 </w:t>
            </w:r>
            <w:proofErr w:type="gramStart"/>
            <w:r w:rsidRPr="009A561E">
              <w:t>‘ ’</w:t>
            </w:r>
            <w:proofErr w:type="gramEnd"/>
            <w:r w:rsidRPr="009A561E">
              <w:t xml:space="preserve"> 1</w:t>
            </w:r>
          </w:p>
        </w:tc>
      </w:tr>
    </w:tbl>
    <w:p w14:paraId="3E6074FC" w14:textId="77777777" w:rsidR="00E36BBD" w:rsidRDefault="00E36BBD"/>
    <w:p w14:paraId="25E18F8A" w14:textId="623ACAA2" w:rsidR="00FE1317" w:rsidRDefault="00FE1317" w:rsidP="00FE1317">
      <w:pPr>
        <w:pStyle w:val="Caption"/>
        <w:keepNext/>
      </w:pPr>
      <w:r>
        <w:t xml:space="preserve">Table </w:t>
      </w:r>
      <w:fldSimple w:instr=" SEQ Table \* ARABIC ">
        <w:r w:rsidR="006D41CE">
          <w:rPr>
            <w:noProof/>
          </w:rPr>
          <w:t>10</w:t>
        </w:r>
      </w:fldSimple>
      <w:r>
        <w:t xml:space="preserve">. </w:t>
      </w:r>
      <w:r w:rsidRPr="00D92F0B">
        <w:t xml:space="preserve">Estimated marginal means for the </w:t>
      </w:r>
      <w:r>
        <w:t>calanoid copepod</w:t>
      </w:r>
      <w:r w:rsidRPr="00D92F0B">
        <w:t xml:space="preserve"> linear mixed effects model with Sidak adjusted pairwise comparisons for Region by Year</w:t>
      </w:r>
    </w:p>
    <w:tbl>
      <w:tblPr>
        <w:tblStyle w:val="TableGrid"/>
        <w:tblW w:w="0" w:type="auto"/>
        <w:tblLook w:val="04A0" w:firstRow="1" w:lastRow="0" w:firstColumn="1" w:lastColumn="0" w:noHBand="0" w:noVBand="1"/>
      </w:tblPr>
      <w:tblGrid>
        <w:gridCol w:w="2605"/>
        <w:gridCol w:w="879"/>
        <w:gridCol w:w="1095"/>
        <w:gridCol w:w="1095"/>
        <w:gridCol w:w="1095"/>
        <w:gridCol w:w="1095"/>
        <w:gridCol w:w="1095"/>
      </w:tblGrid>
      <w:tr w:rsidR="00FE1317" w:rsidRPr="00FE1317" w14:paraId="0902E70B" w14:textId="77777777" w:rsidTr="00FE1317">
        <w:trPr>
          <w:trHeight w:val="300"/>
        </w:trPr>
        <w:tc>
          <w:tcPr>
            <w:tcW w:w="8959" w:type="dxa"/>
            <w:gridSpan w:val="7"/>
            <w:noWrap/>
            <w:hideMark/>
          </w:tcPr>
          <w:p w14:paraId="26FB1289" w14:textId="77777777" w:rsidR="00FE1317" w:rsidRPr="00FE1317" w:rsidRDefault="00FE1317">
            <w:proofErr w:type="spellStart"/>
            <w:r w:rsidRPr="00FE1317">
              <w:rPr>
                <w:sz w:val="18"/>
                <w:szCs w:val="18"/>
              </w:rPr>
              <w:t>lmer_emm_cal_ry</w:t>
            </w:r>
            <w:proofErr w:type="spellEnd"/>
            <w:r w:rsidRPr="00FE1317">
              <w:rPr>
                <w:sz w:val="18"/>
                <w:szCs w:val="18"/>
              </w:rPr>
              <w:t xml:space="preserve"> &lt;- </w:t>
            </w:r>
            <w:proofErr w:type="spellStart"/>
            <w:proofErr w:type="gramStart"/>
            <w:r w:rsidRPr="00FE1317">
              <w:rPr>
                <w:sz w:val="18"/>
                <w:szCs w:val="18"/>
              </w:rPr>
              <w:t>emmeans</w:t>
            </w:r>
            <w:proofErr w:type="spellEnd"/>
            <w:r w:rsidRPr="00FE1317">
              <w:rPr>
                <w:sz w:val="18"/>
                <w:szCs w:val="18"/>
              </w:rPr>
              <w:t>(</w:t>
            </w:r>
            <w:proofErr w:type="gramEnd"/>
            <w:r w:rsidRPr="00FE1317">
              <w:rPr>
                <w:sz w:val="18"/>
                <w:szCs w:val="18"/>
              </w:rPr>
              <w:t>model4.1_cal, specs = pairwise ~Regions2|Year,adjust="</w:t>
            </w:r>
            <w:proofErr w:type="spellStart"/>
            <w:r w:rsidRPr="00FE1317">
              <w:rPr>
                <w:sz w:val="18"/>
                <w:szCs w:val="18"/>
              </w:rPr>
              <w:t>sidak</w:t>
            </w:r>
            <w:proofErr w:type="spellEnd"/>
            <w:r w:rsidRPr="00FE1317">
              <w:rPr>
                <w:sz w:val="18"/>
                <w:szCs w:val="18"/>
              </w:rPr>
              <w:t>")</w:t>
            </w:r>
          </w:p>
        </w:tc>
      </w:tr>
      <w:tr w:rsidR="00FE1317" w:rsidRPr="00FE1317" w14:paraId="7D0C39C1" w14:textId="77777777" w:rsidTr="009E4798">
        <w:trPr>
          <w:trHeight w:val="300"/>
        </w:trPr>
        <w:tc>
          <w:tcPr>
            <w:tcW w:w="2605" w:type="dxa"/>
            <w:noWrap/>
            <w:hideMark/>
          </w:tcPr>
          <w:p w14:paraId="4F66393B" w14:textId="77777777" w:rsidR="00FE1317" w:rsidRPr="00FE1317" w:rsidRDefault="00FE1317">
            <w:r w:rsidRPr="00FE1317">
              <w:t xml:space="preserve">contrast              </w:t>
            </w:r>
          </w:p>
        </w:tc>
        <w:tc>
          <w:tcPr>
            <w:tcW w:w="879" w:type="dxa"/>
            <w:noWrap/>
            <w:hideMark/>
          </w:tcPr>
          <w:p w14:paraId="1FAE7B08" w14:textId="77777777" w:rsidR="00FE1317" w:rsidRPr="00FE1317" w:rsidRDefault="00FE1317">
            <w:r w:rsidRPr="00FE1317">
              <w:t xml:space="preserve">Year </w:t>
            </w:r>
          </w:p>
        </w:tc>
        <w:tc>
          <w:tcPr>
            <w:tcW w:w="1095" w:type="dxa"/>
            <w:noWrap/>
            <w:hideMark/>
          </w:tcPr>
          <w:p w14:paraId="03B29948" w14:textId="77777777" w:rsidR="00FE1317" w:rsidRPr="00FE1317" w:rsidRDefault="00FE1317">
            <w:r w:rsidRPr="00FE1317">
              <w:t xml:space="preserve"> estimate</w:t>
            </w:r>
          </w:p>
        </w:tc>
        <w:tc>
          <w:tcPr>
            <w:tcW w:w="1095" w:type="dxa"/>
            <w:noWrap/>
            <w:hideMark/>
          </w:tcPr>
          <w:p w14:paraId="75AF1B8C" w14:textId="77777777" w:rsidR="00FE1317" w:rsidRPr="00FE1317" w:rsidRDefault="00FE1317">
            <w:r w:rsidRPr="00FE1317">
              <w:t xml:space="preserve">       SE</w:t>
            </w:r>
          </w:p>
        </w:tc>
        <w:tc>
          <w:tcPr>
            <w:tcW w:w="1095" w:type="dxa"/>
            <w:noWrap/>
            <w:hideMark/>
          </w:tcPr>
          <w:p w14:paraId="59C0B322" w14:textId="77777777" w:rsidR="00FE1317" w:rsidRPr="00FE1317" w:rsidRDefault="00FE1317">
            <w:r w:rsidRPr="00FE1317">
              <w:t xml:space="preserve">       </w:t>
            </w:r>
            <w:proofErr w:type="spellStart"/>
            <w:r w:rsidRPr="00FE1317">
              <w:t>df</w:t>
            </w:r>
            <w:proofErr w:type="spellEnd"/>
          </w:p>
        </w:tc>
        <w:tc>
          <w:tcPr>
            <w:tcW w:w="1095" w:type="dxa"/>
            <w:noWrap/>
            <w:hideMark/>
          </w:tcPr>
          <w:p w14:paraId="50A50122" w14:textId="77777777" w:rsidR="00FE1317" w:rsidRPr="00FE1317" w:rsidRDefault="00FE1317">
            <w:r w:rsidRPr="00FE1317">
              <w:t xml:space="preserve">  </w:t>
            </w:r>
            <w:proofErr w:type="spellStart"/>
            <w:proofErr w:type="gramStart"/>
            <w:r w:rsidRPr="00FE1317">
              <w:t>t.ratio</w:t>
            </w:r>
            <w:proofErr w:type="spellEnd"/>
            <w:proofErr w:type="gramEnd"/>
          </w:p>
        </w:tc>
        <w:tc>
          <w:tcPr>
            <w:tcW w:w="1095" w:type="dxa"/>
            <w:noWrap/>
            <w:hideMark/>
          </w:tcPr>
          <w:p w14:paraId="652950C3" w14:textId="77777777" w:rsidR="00FE1317" w:rsidRPr="00FE1317" w:rsidRDefault="00FE1317">
            <w:r w:rsidRPr="00FE1317">
              <w:t xml:space="preserve">   </w:t>
            </w:r>
            <w:proofErr w:type="spellStart"/>
            <w:r w:rsidRPr="00FE1317">
              <w:t>p.value</w:t>
            </w:r>
            <w:proofErr w:type="spellEnd"/>
          </w:p>
        </w:tc>
      </w:tr>
      <w:tr w:rsidR="00FE1317" w:rsidRPr="00FE1317" w14:paraId="3532A699" w14:textId="77777777" w:rsidTr="009E4798">
        <w:trPr>
          <w:trHeight w:val="300"/>
        </w:trPr>
        <w:tc>
          <w:tcPr>
            <w:tcW w:w="2605" w:type="dxa"/>
            <w:noWrap/>
            <w:hideMark/>
          </w:tcPr>
          <w:p w14:paraId="5910970D" w14:textId="77777777" w:rsidR="00FE1317" w:rsidRPr="00FE1317" w:rsidRDefault="00FE1317">
            <w:r w:rsidRPr="00FE1317">
              <w:t xml:space="preserve">Downstream - Upstream </w:t>
            </w:r>
          </w:p>
        </w:tc>
        <w:tc>
          <w:tcPr>
            <w:tcW w:w="879" w:type="dxa"/>
            <w:noWrap/>
            <w:hideMark/>
          </w:tcPr>
          <w:p w14:paraId="6C7FA3F6" w14:textId="77777777" w:rsidR="00FE1317" w:rsidRPr="00FE1317" w:rsidRDefault="00FE1317" w:rsidP="00FE1317">
            <w:r w:rsidRPr="00FE1317">
              <w:t>2014</w:t>
            </w:r>
          </w:p>
        </w:tc>
        <w:tc>
          <w:tcPr>
            <w:tcW w:w="1095" w:type="dxa"/>
            <w:noWrap/>
            <w:hideMark/>
          </w:tcPr>
          <w:p w14:paraId="77C21730" w14:textId="77777777" w:rsidR="00FE1317" w:rsidRPr="00FE1317" w:rsidRDefault="00FE1317" w:rsidP="00FE1317">
            <w:r w:rsidRPr="00FE1317">
              <w:t>3.653882</w:t>
            </w:r>
          </w:p>
        </w:tc>
        <w:tc>
          <w:tcPr>
            <w:tcW w:w="1095" w:type="dxa"/>
            <w:noWrap/>
            <w:hideMark/>
          </w:tcPr>
          <w:p w14:paraId="6C009255" w14:textId="77777777" w:rsidR="00FE1317" w:rsidRPr="00FE1317" w:rsidRDefault="00FE1317" w:rsidP="00FE1317">
            <w:r w:rsidRPr="00FE1317">
              <w:t>1.099376</w:t>
            </w:r>
          </w:p>
        </w:tc>
        <w:tc>
          <w:tcPr>
            <w:tcW w:w="1095" w:type="dxa"/>
            <w:noWrap/>
            <w:hideMark/>
          </w:tcPr>
          <w:p w14:paraId="6CFAB77E" w14:textId="77777777" w:rsidR="00FE1317" w:rsidRPr="00FE1317" w:rsidRDefault="00FE1317" w:rsidP="00FE1317">
            <w:r w:rsidRPr="00FE1317">
              <w:t>8.528964</w:t>
            </w:r>
          </w:p>
        </w:tc>
        <w:tc>
          <w:tcPr>
            <w:tcW w:w="1095" w:type="dxa"/>
            <w:noWrap/>
            <w:hideMark/>
          </w:tcPr>
          <w:p w14:paraId="695E5D46" w14:textId="77777777" w:rsidR="00FE1317" w:rsidRPr="00FE1317" w:rsidRDefault="00FE1317" w:rsidP="00FE1317">
            <w:r w:rsidRPr="00FE1317">
              <w:t>3.323598</w:t>
            </w:r>
          </w:p>
        </w:tc>
        <w:tc>
          <w:tcPr>
            <w:tcW w:w="1095" w:type="dxa"/>
            <w:noWrap/>
            <w:hideMark/>
          </w:tcPr>
          <w:p w14:paraId="642D340C" w14:textId="77777777" w:rsidR="00FE1317" w:rsidRPr="00FE1317" w:rsidRDefault="00FE1317" w:rsidP="00FE1317">
            <w:r w:rsidRPr="00FE1317">
              <w:t>0.009579</w:t>
            </w:r>
          </w:p>
        </w:tc>
      </w:tr>
      <w:tr w:rsidR="00FE1317" w:rsidRPr="00FE1317" w14:paraId="51B1EBE0" w14:textId="77777777" w:rsidTr="009E4798">
        <w:trPr>
          <w:trHeight w:val="300"/>
        </w:trPr>
        <w:tc>
          <w:tcPr>
            <w:tcW w:w="2605" w:type="dxa"/>
            <w:noWrap/>
            <w:hideMark/>
          </w:tcPr>
          <w:p w14:paraId="732E072F" w14:textId="77777777" w:rsidR="00FE1317" w:rsidRPr="00FE1317" w:rsidRDefault="00FE1317">
            <w:r w:rsidRPr="00FE1317">
              <w:t xml:space="preserve">Downstream - Upstream </w:t>
            </w:r>
          </w:p>
        </w:tc>
        <w:tc>
          <w:tcPr>
            <w:tcW w:w="879" w:type="dxa"/>
            <w:noWrap/>
            <w:hideMark/>
          </w:tcPr>
          <w:p w14:paraId="47D67A7A" w14:textId="77777777" w:rsidR="00FE1317" w:rsidRPr="00FE1317" w:rsidRDefault="00FE1317" w:rsidP="00FE1317">
            <w:r w:rsidRPr="00FE1317">
              <w:t>2015</w:t>
            </w:r>
          </w:p>
        </w:tc>
        <w:tc>
          <w:tcPr>
            <w:tcW w:w="1095" w:type="dxa"/>
            <w:noWrap/>
            <w:hideMark/>
          </w:tcPr>
          <w:p w14:paraId="0A258373" w14:textId="77777777" w:rsidR="00FE1317" w:rsidRPr="00FE1317" w:rsidRDefault="00FE1317" w:rsidP="00FE1317">
            <w:r w:rsidRPr="00FE1317">
              <w:t>3.664658</w:t>
            </w:r>
          </w:p>
        </w:tc>
        <w:tc>
          <w:tcPr>
            <w:tcW w:w="1095" w:type="dxa"/>
            <w:noWrap/>
            <w:hideMark/>
          </w:tcPr>
          <w:p w14:paraId="5C30802F" w14:textId="77777777" w:rsidR="00FE1317" w:rsidRPr="00FE1317" w:rsidRDefault="00FE1317" w:rsidP="00FE1317">
            <w:r w:rsidRPr="00FE1317">
              <w:t>1.090429</w:t>
            </w:r>
          </w:p>
        </w:tc>
        <w:tc>
          <w:tcPr>
            <w:tcW w:w="1095" w:type="dxa"/>
            <w:noWrap/>
            <w:hideMark/>
          </w:tcPr>
          <w:p w14:paraId="4BB267C3" w14:textId="77777777" w:rsidR="00FE1317" w:rsidRPr="00FE1317" w:rsidRDefault="00FE1317" w:rsidP="00FE1317">
            <w:r w:rsidRPr="00FE1317">
              <w:t>8.25516</w:t>
            </w:r>
          </w:p>
        </w:tc>
        <w:tc>
          <w:tcPr>
            <w:tcW w:w="1095" w:type="dxa"/>
            <w:noWrap/>
            <w:hideMark/>
          </w:tcPr>
          <w:p w14:paraId="164371C5" w14:textId="77777777" w:rsidR="00FE1317" w:rsidRPr="00FE1317" w:rsidRDefault="00FE1317" w:rsidP="00FE1317">
            <w:r w:rsidRPr="00FE1317">
              <w:t>3.360748</w:t>
            </w:r>
          </w:p>
        </w:tc>
        <w:tc>
          <w:tcPr>
            <w:tcW w:w="1095" w:type="dxa"/>
            <w:noWrap/>
            <w:hideMark/>
          </w:tcPr>
          <w:p w14:paraId="34704272" w14:textId="77777777" w:rsidR="00FE1317" w:rsidRPr="00FE1317" w:rsidRDefault="00FE1317" w:rsidP="00FE1317">
            <w:r w:rsidRPr="00FE1317">
              <w:t>0.00948</w:t>
            </w:r>
          </w:p>
        </w:tc>
      </w:tr>
      <w:tr w:rsidR="00FE1317" w:rsidRPr="00FE1317" w14:paraId="3709B93B" w14:textId="77777777" w:rsidTr="009E4798">
        <w:trPr>
          <w:trHeight w:val="300"/>
        </w:trPr>
        <w:tc>
          <w:tcPr>
            <w:tcW w:w="2605" w:type="dxa"/>
            <w:noWrap/>
            <w:hideMark/>
          </w:tcPr>
          <w:p w14:paraId="31B2CFC3" w14:textId="77777777" w:rsidR="00FE1317" w:rsidRPr="00FE1317" w:rsidRDefault="00FE1317">
            <w:r w:rsidRPr="00FE1317">
              <w:t xml:space="preserve">Downstream - Upstream </w:t>
            </w:r>
          </w:p>
        </w:tc>
        <w:tc>
          <w:tcPr>
            <w:tcW w:w="879" w:type="dxa"/>
            <w:noWrap/>
            <w:hideMark/>
          </w:tcPr>
          <w:p w14:paraId="33D92815" w14:textId="77777777" w:rsidR="00FE1317" w:rsidRPr="00FE1317" w:rsidRDefault="00FE1317" w:rsidP="00FE1317">
            <w:r w:rsidRPr="00FE1317">
              <w:t>2016</w:t>
            </w:r>
          </w:p>
        </w:tc>
        <w:tc>
          <w:tcPr>
            <w:tcW w:w="1095" w:type="dxa"/>
            <w:noWrap/>
            <w:hideMark/>
          </w:tcPr>
          <w:p w14:paraId="2CE388F8" w14:textId="77777777" w:rsidR="00FE1317" w:rsidRPr="00FE1317" w:rsidRDefault="00FE1317" w:rsidP="00FE1317">
            <w:r w:rsidRPr="00FE1317">
              <w:t>2.332834</w:t>
            </w:r>
          </w:p>
        </w:tc>
        <w:tc>
          <w:tcPr>
            <w:tcW w:w="1095" w:type="dxa"/>
            <w:noWrap/>
            <w:hideMark/>
          </w:tcPr>
          <w:p w14:paraId="300A55AE" w14:textId="77777777" w:rsidR="00FE1317" w:rsidRPr="00FE1317" w:rsidRDefault="00FE1317" w:rsidP="00FE1317">
            <w:r w:rsidRPr="00FE1317">
              <w:t>1.105204</w:t>
            </w:r>
          </w:p>
        </w:tc>
        <w:tc>
          <w:tcPr>
            <w:tcW w:w="1095" w:type="dxa"/>
            <w:noWrap/>
            <w:hideMark/>
          </w:tcPr>
          <w:p w14:paraId="1785C7E9" w14:textId="77777777" w:rsidR="00FE1317" w:rsidRPr="00FE1317" w:rsidRDefault="00FE1317" w:rsidP="00FE1317">
            <w:r w:rsidRPr="00FE1317">
              <w:t>8.709939</w:t>
            </w:r>
          </w:p>
        </w:tc>
        <w:tc>
          <w:tcPr>
            <w:tcW w:w="1095" w:type="dxa"/>
            <w:noWrap/>
            <w:hideMark/>
          </w:tcPr>
          <w:p w14:paraId="0252E501" w14:textId="77777777" w:rsidR="00FE1317" w:rsidRPr="00FE1317" w:rsidRDefault="00FE1317" w:rsidP="00FE1317">
            <w:r w:rsidRPr="00FE1317">
              <w:t>2.110773</w:t>
            </w:r>
          </w:p>
        </w:tc>
        <w:tc>
          <w:tcPr>
            <w:tcW w:w="1095" w:type="dxa"/>
            <w:noWrap/>
            <w:hideMark/>
          </w:tcPr>
          <w:p w14:paraId="4128030C" w14:textId="77777777" w:rsidR="00FE1317" w:rsidRPr="00FE1317" w:rsidRDefault="00FE1317" w:rsidP="00FE1317">
            <w:r w:rsidRPr="00FE1317">
              <w:t>0.065001</w:t>
            </w:r>
          </w:p>
        </w:tc>
      </w:tr>
      <w:tr w:rsidR="00FE1317" w:rsidRPr="00FE1317" w14:paraId="2F1C757A" w14:textId="77777777" w:rsidTr="009E4798">
        <w:trPr>
          <w:trHeight w:val="300"/>
        </w:trPr>
        <w:tc>
          <w:tcPr>
            <w:tcW w:w="2605" w:type="dxa"/>
            <w:noWrap/>
            <w:hideMark/>
          </w:tcPr>
          <w:p w14:paraId="0B13DD0F" w14:textId="77777777" w:rsidR="00FE1317" w:rsidRPr="00FE1317" w:rsidRDefault="00FE1317">
            <w:r w:rsidRPr="00FE1317">
              <w:t xml:space="preserve">Downstream - Upstream </w:t>
            </w:r>
          </w:p>
        </w:tc>
        <w:tc>
          <w:tcPr>
            <w:tcW w:w="879" w:type="dxa"/>
            <w:noWrap/>
            <w:hideMark/>
          </w:tcPr>
          <w:p w14:paraId="14144D03" w14:textId="77777777" w:rsidR="00FE1317" w:rsidRPr="00FE1317" w:rsidRDefault="00FE1317" w:rsidP="00FE1317">
            <w:r w:rsidRPr="00FE1317">
              <w:t>2017</w:t>
            </w:r>
          </w:p>
        </w:tc>
        <w:tc>
          <w:tcPr>
            <w:tcW w:w="1095" w:type="dxa"/>
            <w:noWrap/>
            <w:hideMark/>
          </w:tcPr>
          <w:p w14:paraId="69DB2748" w14:textId="77777777" w:rsidR="00FE1317" w:rsidRPr="00FE1317" w:rsidRDefault="00FE1317" w:rsidP="00FE1317">
            <w:r w:rsidRPr="00FE1317">
              <w:t>1.227424</w:t>
            </w:r>
          </w:p>
        </w:tc>
        <w:tc>
          <w:tcPr>
            <w:tcW w:w="1095" w:type="dxa"/>
            <w:noWrap/>
            <w:hideMark/>
          </w:tcPr>
          <w:p w14:paraId="177EE208" w14:textId="77777777" w:rsidR="00FE1317" w:rsidRPr="00FE1317" w:rsidRDefault="00FE1317" w:rsidP="00FE1317">
            <w:r w:rsidRPr="00FE1317">
              <w:t>1.102522</w:t>
            </w:r>
          </w:p>
        </w:tc>
        <w:tc>
          <w:tcPr>
            <w:tcW w:w="1095" w:type="dxa"/>
            <w:noWrap/>
            <w:hideMark/>
          </w:tcPr>
          <w:p w14:paraId="79B1FD75" w14:textId="77777777" w:rsidR="00FE1317" w:rsidRPr="00FE1317" w:rsidRDefault="00FE1317" w:rsidP="00FE1317">
            <w:r w:rsidRPr="00FE1317">
              <w:t>8.626439</w:t>
            </w:r>
          </w:p>
        </w:tc>
        <w:tc>
          <w:tcPr>
            <w:tcW w:w="1095" w:type="dxa"/>
            <w:noWrap/>
            <w:hideMark/>
          </w:tcPr>
          <w:p w14:paraId="3C556651" w14:textId="77777777" w:rsidR="00FE1317" w:rsidRPr="00FE1317" w:rsidRDefault="00FE1317" w:rsidP="00FE1317">
            <w:r w:rsidRPr="00FE1317">
              <w:t>1.113288</w:t>
            </w:r>
          </w:p>
        </w:tc>
        <w:tc>
          <w:tcPr>
            <w:tcW w:w="1095" w:type="dxa"/>
            <w:noWrap/>
            <w:hideMark/>
          </w:tcPr>
          <w:p w14:paraId="33431229" w14:textId="77777777" w:rsidR="00FE1317" w:rsidRPr="00FE1317" w:rsidRDefault="00FE1317" w:rsidP="00FE1317">
            <w:r w:rsidRPr="00FE1317">
              <w:t>0.295643</w:t>
            </w:r>
          </w:p>
        </w:tc>
      </w:tr>
      <w:tr w:rsidR="00FE1317" w:rsidRPr="00FE1317" w14:paraId="68BDFA60" w14:textId="77777777" w:rsidTr="009E4798">
        <w:trPr>
          <w:trHeight w:val="300"/>
        </w:trPr>
        <w:tc>
          <w:tcPr>
            <w:tcW w:w="2605" w:type="dxa"/>
            <w:noWrap/>
            <w:hideMark/>
          </w:tcPr>
          <w:p w14:paraId="71D3A734" w14:textId="77777777" w:rsidR="00FE1317" w:rsidRPr="00FE1317" w:rsidRDefault="00FE1317">
            <w:r w:rsidRPr="00FE1317">
              <w:t xml:space="preserve">Downstream - Upstream </w:t>
            </w:r>
          </w:p>
        </w:tc>
        <w:tc>
          <w:tcPr>
            <w:tcW w:w="879" w:type="dxa"/>
            <w:noWrap/>
            <w:hideMark/>
          </w:tcPr>
          <w:p w14:paraId="5FC26695" w14:textId="77777777" w:rsidR="00FE1317" w:rsidRPr="00FE1317" w:rsidRDefault="00FE1317" w:rsidP="00FE1317">
            <w:r w:rsidRPr="00FE1317">
              <w:t>2018</w:t>
            </w:r>
          </w:p>
        </w:tc>
        <w:tc>
          <w:tcPr>
            <w:tcW w:w="1095" w:type="dxa"/>
            <w:noWrap/>
            <w:hideMark/>
          </w:tcPr>
          <w:p w14:paraId="3FE64329" w14:textId="77777777" w:rsidR="00FE1317" w:rsidRPr="00FE1317" w:rsidRDefault="00FE1317" w:rsidP="00FE1317">
            <w:r w:rsidRPr="00FE1317">
              <w:t>3.16651</w:t>
            </w:r>
          </w:p>
        </w:tc>
        <w:tc>
          <w:tcPr>
            <w:tcW w:w="1095" w:type="dxa"/>
            <w:noWrap/>
            <w:hideMark/>
          </w:tcPr>
          <w:p w14:paraId="7FAB5E59" w14:textId="77777777" w:rsidR="00FE1317" w:rsidRPr="00FE1317" w:rsidRDefault="00FE1317" w:rsidP="00FE1317">
            <w:r w:rsidRPr="00FE1317">
              <w:t>1.076385</w:t>
            </w:r>
          </w:p>
        </w:tc>
        <w:tc>
          <w:tcPr>
            <w:tcW w:w="1095" w:type="dxa"/>
            <w:noWrap/>
            <w:hideMark/>
          </w:tcPr>
          <w:p w14:paraId="6C4F7018" w14:textId="77777777" w:rsidR="00FE1317" w:rsidRPr="00FE1317" w:rsidRDefault="00FE1317" w:rsidP="00FE1317">
            <w:r w:rsidRPr="00FE1317">
              <w:t>7.837838</w:t>
            </w:r>
          </w:p>
        </w:tc>
        <w:tc>
          <w:tcPr>
            <w:tcW w:w="1095" w:type="dxa"/>
            <w:noWrap/>
            <w:hideMark/>
          </w:tcPr>
          <w:p w14:paraId="3E8C3AFC" w14:textId="77777777" w:rsidR="00FE1317" w:rsidRPr="00FE1317" w:rsidRDefault="00FE1317" w:rsidP="00FE1317">
            <w:r w:rsidRPr="00FE1317">
              <w:t>2.9418</w:t>
            </w:r>
          </w:p>
        </w:tc>
        <w:tc>
          <w:tcPr>
            <w:tcW w:w="1095" w:type="dxa"/>
            <w:noWrap/>
            <w:hideMark/>
          </w:tcPr>
          <w:p w14:paraId="24BFAF8A" w14:textId="77777777" w:rsidR="00FE1317" w:rsidRPr="00FE1317" w:rsidRDefault="00FE1317" w:rsidP="00FE1317">
            <w:r w:rsidRPr="00FE1317">
              <w:t>0.019083</w:t>
            </w:r>
          </w:p>
        </w:tc>
      </w:tr>
      <w:tr w:rsidR="00FE1317" w:rsidRPr="00FE1317" w14:paraId="561818B5" w14:textId="77777777" w:rsidTr="009E4798">
        <w:trPr>
          <w:trHeight w:val="300"/>
        </w:trPr>
        <w:tc>
          <w:tcPr>
            <w:tcW w:w="2605" w:type="dxa"/>
            <w:noWrap/>
            <w:hideMark/>
          </w:tcPr>
          <w:p w14:paraId="5B3B2C62" w14:textId="77777777" w:rsidR="00FE1317" w:rsidRPr="00FE1317" w:rsidRDefault="00FE1317">
            <w:r w:rsidRPr="00FE1317">
              <w:t xml:space="preserve">Downstream - Upstream </w:t>
            </w:r>
          </w:p>
        </w:tc>
        <w:tc>
          <w:tcPr>
            <w:tcW w:w="879" w:type="dxa"/>
            <w:noWrap/>
            <w:hideMark/>
          </w:tcPr>
          <w:p w14:paraId="0822A0F1" w14:textId="77777777" w:rsidR="00FE1317" w:rsidRPr="00FE1317" w:rsidRDefault="00FE1317" w:rsidP="00FE1317">
            <w:r w:rsidRPr="00FE1317">
              <w:t>2019</w:t>
            </w:r>
          </w:p>
        </w:tc>
        <w:tc>
          <w:tcPr>
            <w:tcW w:w="1095" w:type="dxa"/>
            <w:noWrap/>
            <w:hideMark/>
          </w:tcPr>
          <w:p w14:paraId="33850243" w14:textId="77777777" w:rsidR="00FE1317" w:rsidRPr="00FE1317" w:rsidRDefault="00FE1317" w:rsidP="00FE1317">
            <w:r w:rsidRPr="00FE1317">
              <w:t>2.561581</w:t>
            </w:r>
          </w:p>
        </w:tc>
        <w:tc>
          <w:tcPr>
            <w:tcW w:w="1095" w:type="dxa"/>
            <w:noWrap/>
            <w:hideMark/>
          </w:tcPr>
          <w:p w14:paraId="10B48D79" w14:textId="77777777" w:rsidR="00FE1317" w:rsidRPr="00FE1317" w:rsidRDefault="00FE1317" w:rsidP="00FE1317">
            <w:r w:rsidRPr="00FE1317">
              <w:t>1.099496</w:t>
            </w:r>
          </w:p>
        </w:tc>
        <w:tc>
          <w:tcPr>
            <w:tcW w:w="1095" w:type="dxa"/>
            <w:noWrap/>
            <w:hideMark/>
          </w:tcPr>
          <w:p w14:paraId="79A41938" w14:textId="77777777" w:rsidR="00FE1317" w:rsidRPr="00FE1317" w:rsidRDefault="00FE1317" w:rsidP="00FE1317">
            <w:r w:rsidRPr="00FE1317">
              <w:t>8.532724</w:t>
            </w:r>
          </w:p>
        </w:tc>
        <w:tc>
          <w:tcPr>
            <w:tcW w:w="1095" w:type="dxa"/>
            <w:noWrap/>
            <w:hideMark/>
          </w:tcPr>
          <w:p w14:paraId="27687760" w14:textId="77777777" w:rsidR="00FE1317" w:rsidRPr="00FE1317" w:rsidRDefault="00FE1317" w:rsidP="00FE1317">
            <w:r w:rsidRPr="00FE1317">
              <w:t>2.329777</w:t>
            </w:r>
          </w:p>
        </w:tc>
        <w:tc>
          <w:tcPr>
            <w:tcW w:w="1095" w:type="dxa"/>
            <w:noWrap/>
            <w:hideMark/>
          </w:tcPr>
          <w:p w14:paraId="6DB8656E" w14:textId="77777777" w:rsidR="00FE1317" w:rsidRPr="00FE1317" w:rsidRDefault="00FE1317" w:rsidP="00FE1317">
            <w:r w:rsidRPr="00FE1317">
              <w:t>0.046254</w:t>
            </w:r>
          </w:p>
        </w:tc>
      </w:tr>
    </w:tbl>
    <w:p w14:paraId="3DE32884" w14:textId="77777777" w:rsidR="00FE1317" w:rsidRDefault="00FE1317"/>
    <w:p w14:paraId="67F1C18F" w14:textId="5491A976" w:rsidR="00FE1317" w:rsidRDefault="00FE1317" w:rsidP="00FE1317">
      <w:pPr>
        <w:pStyle w:val="Caption"/>
        <w:keepNext/>
      </w:pPr>
      <w:r>
        <w:t xml:space="preserve">Table </w:t>
      </w:r>
      <w:fldSimple w:instr=" SEQ Table \* ARABIC ">
        <w:r w:rsidR="006D41CE">
          <w:rPr>
            <w:noProof/>
          </w:rPr>
          <w:t>11</w:t>
        </w:r>
      </w:fldSimple>
      <w:r>
        <w:t xml:space="preserve">. </w:t>
      </w:r>
      <w:r w:rsidRPr="007E71C7">
        <w:t xml:space="preserve">Estimated marginal means for the calanoid copepod linear mixed effects model with Sidak adjusted pairwise comparisons for Region by </w:t>
      </w:r>
      <w:r>
        <w:t xml:space="preserve">Flow pulse </w:t>
      </w:r>
      <w:proofErr w:type="gramStart"/>
      <w:r>
        <w:t>period</w:t>
      </w:r>
      <w:proofErr w:type="gramEnd"/>
    </w:p>
    <w:tbl>
      <w:tblPr>
        <w:tblStyle w:val="TableGrid"/>
        <w:tblW w:w="0" w:type="auto"/>
        <w:tblLook w:val="04A0" w:firstRow="1" w:lastRow="0" w:firstColumn="1" w:lastColumn="0" w:noHBand="0" w:noVBand="1"/>
      </w:tblPr>
      <w:tblGrid>
        <w:gridCol w:w="2535"/>
        <w:gridCol w:w="1456"/>
        <w:gridCol w:w="1053"/>
        <w:gridCol w:w="1053"/>
        <w:gridCol w:w="1053"/>
        <w:gridCol w:w="1053"/>
        <w:gridCol w:w="1053"/>
      </w:tblGrid>
      <w:tr w:rsidR="00FE1317" w:rsidRPr="00FE1317" w14:paraId="73E403FA" w14:textId="77777777" w:rsidTr="00FE1317">
        <w:trPr>
          <w:trHeight w:val="300"/>
        </w:trPr>
        <w:tc>
          <w:tcPr>
            <w:tcW w:w="9256" w:type="dxa"/>
            <w:gridSpan w:val="7"/>
            <w:noWrap/>
            <w:hideMark/>
          </w:tcPr>
          <w:p w14:paraId="79C41EF1" w14:textId="77777777" w:rsidR="00FE1317" w:rsidRPr="00FE1317" w:rsidRDefault="00FE1317">
            <w:proofErr w:type="spellStart"/>
            <w:r w:rsidRPr="00FE1317">
              <w:rPr>
                <w:sz w:val="18"/>
                <w:szCs w:val="18"/>
              </w:rPr>
              <w:t>lmer_emm_cal_rs</w:t>
            </w:r>
            <w:proofErr w:type="spellEnd"/>
            <w:r w:rsidRPr="00FE1317">
              <w:rPr>
                <w:sz w:val="18"/>
                <w:szCs w:val="18"/>
              </w:rPr>
              <w:t xml:space="preserve"> &lt;- </w:t>
            </w:r>
            <w:proofErr w:type="spellStart"/>
            <w:proofErr w:type="gramStart"/>
            <w:r w:rsidRPr="00FE1317">
              <w:rPr>
                <w:sz w:val="18"/>
                <w:szCs w:val="18"/>
              </w:rPr>
              <w:t>emmeans</w:t>
            </w:r>
            <w:proofErr w:type="spellEnd"/>
            <w:r w:rsidRPr="00FE1317">
              <w:rPr>
                <w:sz w:val="18"/>
                <w:szCs w:val="18"/>
              </w:rPr>
              <w:t>(</w:t>
            </w:r>
            <w:proofErr w:type="gramEnd"/>
            <w:r w:rsidRPr="00FE1317">
              <w:rPr>
                <w:sz w:val="18"/>
                <w:szCs w:val="18"/>
              </w:rPr>
              <w:t>model4.1_cal, specs = pairwise ~Regions2|SamplePeriod,adjust="</w:t>
            </w:r>
            <w:proofErr w:type="spellStart"/>
            <w:r w:rsidRPr="00FE1317">
              <w:rPr>
                <w:sz w:val="18"/>
                <w:szCs w:val="18"/>
              </w:rPr>
              <w:t>sidak</w:t>
            </w:r>
            <w:proofErr w:type="spellEnd"/>
            <w:r w:rsidRPr="00FE1317">
              <w:rPr>
                <w:sz w:val="18"/>
                <w:szCs w:val="18"/>
              </w:rPr>
              <w:t>")</w:t>
            </w:r>
          </w:p>
        </w:tc>
      </w:tr>
      <w:tr w:rsidR="00FE1317" w:rsidRPr="00FE1317" w14:paraId="3AFFC433" w14:textId="77777777" w:rsidTr="00FE1317">
        <w:trPr>
          <w:trHeight w:val="300"/>
        </w:trPr>
        <w:tc>
          <w:tcPr>
            <w:tcW w:w="2535" w:type="dxa"/>
            <w:noWrap/>
            <w:hideMark/>
          </w:tcPr>
          <w:p w14:paraId="0D79748D" w14:textId="77777777" w:rsidR="00FE1317" w:rsidRPr="00FE1317" w:rsidRDefault="00FE1317">
            <w:r w:rsidRPr="00FE1317">
              <w:t xml:space="preserve">contrast              </w:t>
            </w:r>
          </w:p>
        </w:tc>
        <w:tc>
          <w:tcPr>
            <w:tcW w:w="1456" w:type="dxa"/>
            <w:noWrap/>
            <w:hideMark/>
          </w:tcPr>
          <w:p w14:paraId="0778F9E7" w14:textId="77777777" w:rsidR="00FE1317" w:rsidRPr="00FE1317" w:rsidRDefault="00FE1317">
            <w:proofErr w:type="spellStart"/>
            <w:r w:rsidRPr="00FE1317">
              <w:t>SamplePeriod</w:t>
            </w:r>
            <w:proofErr w:type="spellEnd"/>
            <w:r w:rsidRPr="00FE1317">
              <w:t xml:space="preserve"> </w:t>
            </w:r>
          </w:p>
        </w:tc>
        <w:tc>
          <w:tcPr>
            <w:tcW w:w="1053" w:type="dxa"/>
            <w:noWrap/>
            <w:hideMark/>
          </w:tcPr>
          <w:p w14:paraId="4717BAA1" w14:textId="77777777" w:rsidR="00FE1317" w:rsidRPr="00FE1317" w:rsidRDefault="00FE1317">
            <w:r w:rsidRPr="00FE1317">
              <w:t xml:space="preserve"> estimate</w:t>
            </w:r>
          </w:p>
        </w:tc>
        <w:tc>
          <w:tcPr>
            <w:tcW w:w="1053" w:type="dxa"/>
            <w:noWrap/>
            <w:hideMark/>
          </w:tcPr>
          <w:p w14:paraId="745F96AA" w14:textId="77777777" w:rsidR="00FE1317" w:rsidRPr="00FE1317" w:rsidRDefault="00FE1317">
            <w:r w:rsidRPr="00FE1317">
              <w:t xml:space="preserve">       SE</w:t>
            </w:r>
          </w:p>
        </w:tc>
        <w:tc>
          <w:tcPr>
            <w:tcW w:w="1053" w:type="dxa"/>
            <w:noWrap/>
            <w:hideMark/>
          </w:tcPr>
          <w:p w14:paraId="1223F258" w14:textId="77777777" w:rsidR="00FE1317" w:rsidRPr="00FE1317" w:rsidRDefault="00FE1317">
            <w:r w:rsidRPr="00FE1317">
              <w:t xml:space="preserve">       </w:t>
            </w:r>
            <w:proofErr w:type="spellStart"/>
            <w:r w:rsidRPr="00FE1317">
              <w:t>df</w:t>
            </w:r>
            <w:proofErr w:type="spellEnd"/>
          </w:p>
        </w:tc>
        <w:tc>
          <w:tcPr>
            <w:tcW w:w="1053" w:type="dxa"/>
            <w:noWrap/>
            <w:hideMark/>
          </w:tcPr>
          <w:p w14:paraId="0814D3BE" w14:textId="77777777" w:rsidR="00FE1317" w:rsidRPr="00FE1317" w:rsidRDefault="00FE1317">
            <w:r w:rsidRPr="00FE1317">
              <w:t xml:space="preserve">  </w:t>
            </w:r>
            <w:proofErr w:type="spellStart"/>
            <w:proofErr w:type="gramStart"/>
            <w:r w:rsidRPr="00FE1317">
              <w:t>t.ratio</w:t>
            </w:r>
            <w:proofErr w:type="spellEnd"/>
            <w:proofErr w:type="gramEnd"/>
          </w:p>
        </w:tc>
        <w:tc>
          <w:tcPr>
            <w:tcW w:w="1053" w:type="dxa"/>
            <w:noWrap/>
            <w:hideMark/>
          </w:tcPr>
          <w:p w14:paraId="220BD53A" w14:textId="77777777" w:rsidR="00FE1317" w:rsidRPr="00FE1317" w:rsidRDefault="00FE1317">
            <w:r w:rsidRPr="00FE1317">
              <w:t xml:space="preserve">   </w:t>
            </w:r>
            <w:proofErr w:type="spellStart"/>
            <w:r w:rsidRPr="00FE1317">
              <w:t>p.value</w:t>
            </w:r>
            <w:proofErr w:type="spellEnd"/>
          </w:p>
        </w:tc>
      </w:tr>
      <w:tr w:rsidR="00FE1317" w:rsidRPr="00FE1317" w14:paraId="3F7150F9" w14:textId="77777777" w:rsidTr="00FE1317">
        <w:trPr>
          <w:trHeight w:val="300"/>
        </w:trPr>
        <w:tc>
          <w:tcPr>
            <w:tcW w:w="2535" w:type="dxa"/>
            <w:noWrap/>
            <w:hideMark/>
          </w:tcPr>
          <w:p w14:paraId="01169FDD" w14:textId="77777777" w:rsidR="00FE1317" w:rsidRPr="00FE1317" w:rsidRDefault="00FE1317">
            <w:r w:rsidRPr="00FE1317">
              <w:t xml:space="preserve">Downstream - Upstream </w:t>
            </w:r>
          </w:p>
        </w:tc>
        <w:tc>
          <w:tcPr>
            <w:tcW w:w="1456" w:type="dxa"/>
            <w:noWrap/>
            <w:hideMark/>
          </w:tcPr>
          <w:p w14:paraId="5BFF91C3" w14:textId="77777777" w:rsidR="00FE1317" w:rsidRPr="00FE1317" w:rsidRDefault="00FE1317">
            <w:r w:rsidRPr="00FE1317">
              <w:t xml:space="preserve">Before       </w:t>
            </w:r>
          </w:p>
        </w:tc>
        <w:tc>
          <w:tcPr>
            <w:tcW w:w="1053" w:type="dxa"/>
            <w:noWrap/>
            <w:hideMark/>
          </w:tcPr>
          <w:p w14:paraId="7687D3AF" w14:textId="77777777" w:rsidR="00FE1317" w:rsidRPr="00FE1317" w:rsidRDefault="00FE1317" w:rsidP="00FE1317">
            <w:r w:rsidRPr="00FE1317">
              <w:t>2.589977</w:t>
            </w:r>
          </w:p>
        </w:tc>
        <w:tc>
          <w:tcPr>
            <w:tcW w:w="1053" w:type="dxa"/>
            <w:noWrap/>
            <w:hideMark/>
          </w:tcPr>
          <w:p w14:paraId="53D0D0D1" w14:textId="77777777" w:rsidR="00FE1317" w:rsidRPr="00FE1317" w:rsidRDefault="00FE1317" w:rsidP="00FE1317">
            <w:r w:rsidRPr="00FE1317">
              <w:t>1.06339</w:t>
            </w:r>
          </w:p>
        </w:tc>
        <w:tc>
          <w:tcPr>
            <w:tcW w:w="1053" w:type="dxa"/>
            <w:noWrap/>
            <w:hideMark/>
          </w:tcPr>
          <w:p w14:paraId="0CE7BFAA" w14:textId="77777777" w:rsidR="00FE1317" w:rsidRPr="00FE1317" w:rsidRDefault="00FE1317" w:rsidP="00FE1317">
            <w:r w:rsidRPr="00FE1317">
              <w:t>7.467366</w:t>
            </w:r>
          </w:p>
        </w:tc>
        <w:tc>
          <w:tcPr>
            <w:tcW w:w="1053" w:type="dxa"/>
            <w:noWrap/>
            <w:hideMark/>
          </w:tcPr>
          <w:p w14:paraId="31B09927" w14:textId="77777777" w:rsidR="00FE1317" w:rsidRPr="00FE1317" w:rsidRDefault="00FE1317" w:rsidP="00FE1317">
            <w:r w:rsidRPr="00FE1317">
              <w:t>2.435584</w:t>
            </w:r>
          </w:p>
        </w:tc>
        <w:tc>
          <w:tcPr>
            <w:tcW w:w="1053" w:type="dxa"/>
            <w:noWrap/>
            <w:hideMark/>
          </w:tcPr>
          <w:p w14:paraId="5EF03014" w14:textId="77777777" w:rsidR="00FE1317" w:rsidRPr="00FE1317" w:rsidRDefault="00FE1317" w:rsidP="00FE1317">
            <w:r w:rsidRPr="00FE1317">
              <w:t>0.042934</w:t>
            </w:r>
          </w:p>
        </w:tc>
      </w:tr>
      <w:tr w:rsidR="00FE1317" w:rsidRPr="00FE1317" w14:paraId="1D21574A" w14:textId="77777777" w:rsidTr="00FE1317">
        <w:trPr>
          <w:trHeight w:val="300"/>
        </w:trPr>
        <w:tc>
          <w:tcPr>
            <w:tcW w:w="2535" w:type="dxa"/>
            <w:noWrap/>
            <w:hideMark/>
          </w:tcPr>
          <w:p w14:paraId="793C34E6" w14:textId="77777777" w:rsidR="00FE1317" w:rsidRPr="00FE1317" w:rsidRDefault="00FE1317">
            <w:r w:rsidRPr="00FE1317">
              <w:lastRenderedPageBreak/>
              <w:t xml:space="preserve">Downstream - Upstream </w:t>
            </w:r>
          </w:p>
        </w:tc>
        <w:tc>
          <w:tcPr>
            <w:tcW w:w="1456" w:type="dxa"/>
            <w:noWrap/>
            <w:hideMark/>
          </w:tcPr>
          <w:p w14:paraId="15C65098" w14:textId="77777777" w:rsidR="00FE1317" w:rsidRPr="00FE1317" w:rsidRDefault="00FE1317">
            <w:r w:rsidRPr="00FE1317">
              <w:t xml:space="preserve">During       </w:t>
            </w:r>
          </w:p>
        </w:tc>
        <w:tc>
          <w:tcPr>
            <w:tcW w:w="1053" w:type="dxa"/>
            <w:noWrap/>
            <w:hideMark/>
          </w:tcPr>
          <w:p w14:paraId="740EA691" w14:textId="77777777" w:rsidR="00FE1317" w:rsidRPr="00FE1317" w:rsidRDefault="00FE1317" w:rsidP="00FE1317">
            <w:r w:rsidRPr="00FE1317">
              <w:t>3.494571</w:t>
            </w:r>
          </w:p>
        </w:tc>
        <w:tc>
          <w:tcPr>
            <w:tcW w:w="1053" w:type="dxa"/>
            <w:noWrap/>
            <w:hideMark/>
          </w:tcPr>
          <w:p w14:paraId="7118F039" w14:textId="77777777" w:rsidR="00FE1317" w:rsidRPr="00FE1317" w:rsidRDefault="00FE1317" w:rsidP="00FE1317">
            <w:r w:rsidRPr="00FE1317">
              <w:t>1.071862</w:t>
            </w:r>
          </w:p>
        </w:tc>
        <w:tc>
          <w:tcPr>
            <w:tcW w:w="1053" w:type="dxa"/>
            <w:noWrap/>
            <w:hideMark/>
          </w:tcPr>
          <w:p w14:paraId="64C4BC1B" w14:textId="77777777" w:rsidR="00FE1317" w:rsidRPr="00FE1317" w:rsidRDefault="00FE1317" w:rsidP="00FE1317">
            <w:r w:rsidRPr="00FE1317">
              <w:t>7.70802</w:t>
            </w:r>
          </w:p>
        </w:tc>
        <w:tc>
          <w:tcPr>
            <w:tcW w:w="1053" w:type="dxa"/>
            <w:noWrap/>
            <w:hideMark/>
          </w:tcPr>
          <w:p w14:paraId="6A714C52" w14:textId="77777777" w:rsidR="00FE1317" w:rsidRPr="00FE1317" w:rsidRDefault="00FE1317" w:rsidP="00FE1317">
            <w:r w:rsidRPr="00FE1317">
              <w:t>3.26028</w:t>
            </w:r>
          </w:p>
        </w:tc>
        <w:tc>
          <w:tcPr>
            <w:tcW w:w="1053" w:type="dxa"/>
            <w:noWrap/>
            <w:hideMark/>
          </w:tcPr>
          <w:p w14:paraId="1789D0F0" w14:textId="77777777" w:rsidR="00FE1317" w:rsidRPr="00FE1317" w:rsidRDefault="00FE1317" w:rsidP="00FE1317">
            <w:r w:rsidRPr="00FE1317">
              <w:t>0.012124</w:t>
            </w:r>
          </w:p>
        </w:tc>
      </w:tr>
      <w:tr w:rsidR="00FE1317" w:rsidRPr="00FE1317" w14:paraId="1F29001C" w14:textId="77777777" w:rsidTr="00FE1317">
        <w:trPr>
          <w:trHeight w:val="300"/>
        </w:trPr>
        <w:tc>
          <w:tcPr>
            <w:tcW w:w="2535" w:type="dxa"/>
            <w:noWrap/>
            <w:hideMark/>
          </w:tcPr>
          <w:p w14:paraId="231E6C07" w14:textId="77777777" w:rsidR="00FE1317" w:rsidRPr="00FE1317" w:rsidRDefault="00FE1317">
            <w:r w:rsidRPr="00FE1317">
              <w:t xml:space="preserve">Downstream - Upstream </w:t>
            </w:r>
          </w:p>
        </w:tc>
        <w:tc>
          <w:tcPr>
            <w:tcW w:w="1456" w:type="dxa"/>
            <w:noWrap/>
            <w:hideMark/>
          </w:tcPr>
          <w:p w14:paraId="61232095" w14:textId="77777777" w:rsidR="00FE1317" w:rsidRPr="00FE1317" w:rsidRDefault="00FE1317">
            <w:r w:rsidRPr="00FE1317">
              <w:t xml:space="preserve">After        </w:t>
            </w:r>
          </w:p>
        </w:tc>
        <w:tc>
          <w:tcPr>
            <w:tcW w:w="1053" w:type="dxa"/>
            <w:noWrap/>
            <w:hideMark/>
          </w:tcPr>
          <w:p w14:paraId="1BA5DE61" w14:textId="77777777" w:rsidR="00FE1317" w:rsidRPr="00FE1317" w:rsidRDefault="00FE1317" w:rsidP="00FE1317">
            <w:r w:rsidRPr="00FE1317">
              <w:t>2.218897</w:t>
            </w:r>
          </w:p>
        </w:tc>
        <w:tc>
          <w:tcPr>
            <w:tcW w:w="1053" w:type="dxa"/>
            <w:noWrap/>
            <w:hideMark/>
          </w:tcPr>
          <w:p w14:paraId="4550F871" w14:textId="77777777" w:rsidR="00FE1317" w:rsidRPr="00FE1317" w:rsidRDefault="00FE1317" w:rsidP="00FE1317">
            <w:r w:rsidRPr="00FE1317">
              <w:t>1.064174</w:t>
            </w:r>
          </w:p>
        </w:tc>
        <w:tc>
          <w:tcPr>
            <w:tcW w:w="1053" w:type="dxa"/>
            <w:noWrap/>
            <w:hideMark/>
          </w:tcPr>
          <w:p w14:paraId="4E57F2A6" w14:textId="77777777" w:rsidR="00FE1317" w:rsidRPr="00FE1317" w:rsidRDefault="00FE1317" w:rsidP="00FE1317">
            <w:r w:rsidRPr="00FE1317">
              <w:t>7.488924</w:t>
            </w:r>
          </w:p>
        </w:tc>
        <w:tc>
          <w:tcPr>
            <w:tcW w:w="1053" w:type="dxa"/>
            <w:noWrap/>
            <w:hideMark/>
          </w:tcPr>
          <w:p w14:paraId="1F049DDA" w14:textId="77777777" w:rsidR="00FE1317" w:rsidRPr="00FE1317" w:rsidRDefault="00FE1317" w:rsidP="00FE1317">
            <w:r w:rsidRPr="00FE1317">
              <w:t>2.085087</w:t>
            </w:r>
          </w:p>
        </w:tc>
        <w:tc>
          <w:tcPr>
            <w:tcW w:w="1053" w:type="dxa"/>
            <w:noWrap/>
            <w:hideMark/>
          </w:tcPr>
          <w:p w14:paraId="0F287BFB" w14:textId="77777777" w:rsidR="00FE1317" w:rsidRPr="00FE1317" w:rsidRDefault="00FE1317" w:rsidP="00FE1317">
            <w:r w:rsidRPr="00FE1317">
              <w:t>0.072922</w:t>
            </w:r>
          </w:p>
        </w:tc>
      </w:tr>
    </w:tbl>
    <w:p w14:paraId="5B3D0B7D" w14:textId="77777777" w:rsidR="00FE1317" w:rsidRDefault="00FE1317"/>
    <w:p w14:paraId="0818AE58" w14:textId="2CB3C724" w:rsidR="00FE1317" w:rsidRDefault="00FE1317" w:rsidP="00FE1317">
      <w:pPr>
        <w:pStyle w:val="Caption"/>
        <w:keepNext/>
      </w:pPr>
      <w:r>
        <w:t xml:space="preserve">Table </w:t>
      </w:r>
      <w:fldSimple w:instr=" SEQ Table \* ARABIC ">
        <w:r w:rsidR="006D41CE">
          <w:rPr>
            <w:noProof/>
          </w:rPr>
          <w:t>12</w:t>
        </w:r>
      </w:fldSimple>
      <w:r>
        <w:t xml:space="preserve">. </w:t>
      </w:r>
      <w:r w:rsidRPr="002D4BD4">
        <w:t>Estimated marginal means for the calanoid copepod linear mixed effects model with Sidak adjusted pairwise comparisons for Flow pulse period</w:t>
      </w:r>
      <w:r>
        <w:t xml:space="preserve"> by </w:t>
      </w:r>
      <w:proofErr w:type="gramStart"/>
      <w:r>
        <w:t>Region</w:t>
      </w:r>
      <w:proofErr w:type="gramEnd"/>
    </w:p>
    <w:tbl>
      <w:tblPr>
        <w:tblStyle w:val="TableGrid"/>
        <w:tblW w:w="0" w:type="auto"/>
        <w:tblLook w:val="04A0" w:firstRow="1" w:lastRow="0" w:firstColumn="1" w:lastColumn="0" w:noHBand="0" w:noVBand="1"/>
      </w:tblPr>
      <w:tblGrid>
        <w:gridCol w:w="1770"/>
        <w:gridCol w:w="1502"/>
        <w:gridCol w:w="1224"/>
        <w:gridCol w:w="1101"/>
        <w:gridCol w:w="1101"/>
        <w:gridCol w:w="1101"/>
        <w:gridCol w:w="1101"/>
      </w:tblGrid>
      <w:tr w:rsidR="00FE1317" w:rsidRPr="00FE1317" w14:paraId="48CC4DFC" w14:textId="77777777" w:rsidTr="00FE1317">
        <w:trPr>
          <w:trHeight w:val="300"/>
        </w:trPr>
        <w:tc>
          <w:tcPr>
            <w:tcW w:w="8900" w:type="dxa"/>
            <w:gridSpan w:val="7"/>
            <w:noWrap/>
            <w:hideMark/>
          </w:tcPr>
          <w:p w14:paraId="26FCBC30" w14:textId="77777777" w:rsidR="00FE1317" w:rsidRPr="00FE1317" w:rsidRDefault="00FE1317">
            <w:proofErr w:type="spellStart"/>
            <w:r w:rsidRPr="00FE1317">
              <w:rPr>
                <w:sz w:val="18"/>
                <w:szCs w:val="18"/>
              </w:rPr>
              <w:t>lmer_emm_cal_rs</w:t>
            </w:r>
            <w:proofErr w:type="spellEnd"/>
            <w:r w:rsidRPr="00FE1317">
              <w:rPr>
                <w:sz w:val="18"/>
                <w:szCs w:val="18"/>
              </w:rPr>
              <w:t xml:space="preserve"> &lt;- </w:t>
            </w:r>
            <w:proofErr w:type="spellStart"/>
            <w:proofErr w:type="gramStart"/>
            <w:r w:rsidRPr="00FE1317">
              <w:rPr>
                <w:sz w:val="18"/>
                <w:szCs w:val="18"/>
              </w:rPr>
              <w:t>emmeans</w:t>
            </w:r>
            <w:proofErr w:type="spellEnd"/>
            <w:r w:rsidRPr="00FE1317">
              <w:rPr>
                <w:sz w:val="18"/>
                <w:szCs w:val="18"/>
              </w:rPr>
              <w:t>(</w:t>
            </w:r>
            <w:proofErr w:type="gramEnd"/>
            <w:r w:rsidRPr="00FE1317">
              <w:rPr>
                <w:sz w:val="18"/>
                <w:szCs w:val="18"/>
              </w:rPr>
              <w:t>model4.1_cal, specs = pairwise ~SamplePeriod|Regions2,adjust="</w:t>
            </w:r>
            <w:proofErr w:type="spellStart"/>
            <w:r w:rsidRPr="00FE1317">
              <w:rPr>
                <w:sz w:val="18"/>
                <w:szCs w:val="18"/>
              </w:rPr>
              <w:t>sidak</w:t>
            </w:r>
            <w:proofErr w:type="spellEnd"/>
            <w:r w:rsidRPr="00FE1317">
              <w:rPr>
                <w:sz w:val="18"/>
                <w:szCs w:val="18"/>
              </w:rPr>
              <w:t>")</w:t>
            </w:r>
          </w:p>
        </w:tc>
      </w:tr>
      <w:tr w:rsidR="00FE1317" w:rsidRPr="00FE1317" w14:paraId="43E14125" w14:textId="77777777" w:rsidTr="00FE1317">
        <w:trPr>
          <w:trHeight w:val="300"/>
        </w:trPr>
        <w:tc>
          <w:tcPr>
            <w:tcW w:w="1770" w:type="dxa"/>
            <w:noWrap/>
            <w:hideMark/>
          </w:tcPr>
          <w:p w14:paraId="60D8A080" w14:textId="77777777" w:rsidR="00FE1317" w:rsidRPr="00FE1317" w:rsidRDefault="00FE1317">
            <w:r w:rsidRPr="00FE1317">
              <w:t xml:space="preserve">contrast        </w:t>
            </w:r>
          </w:p>
        </w:tc>
        <w:tc>
          <w:tcPr>
            <w:tcW w:w="1502" w:type="dxa"/>
            <w:noWrap/>
            <w:hideMark/>
          </w:tcPr>
          <w:p w14:paraId="7192342D" w14:textId="77777777" w:rsidR="00FE1317" w:rsidRPr="00FE1317" w:rsidRDefault="00FE1317">
            <w:r w:rsidRPr="00FE1317">
              <w:t xml:space="preserve">Regions2   </w:t>
            </w:r>
          </w:p>
        </w:tc>
        <w:tc>
          <w:tcPr>
            <w:tcW w:w="1224" w:type="dxa"/>
            <w:noWrap/>
            <w:hideMark/>
          </w:tcPr>
          <w:p w14:paraId="10E88ED9" w14:textId="77777777" w:rsidR="00FE1317" w:rsidRPr="00FE1317" w:rsidRDefault="00FE1317">
            <w:r w:rsidRPr="00FE1317">
              <w:t xml:space="preserve">   estimate</w:t>
            </w:r>
          </w:p>
        </w:tc>
        <w:tc>
          <w:tcPr>
            <w:tcW w:w="1101" w:type="dxa"/>
            <w:noWrap/>
            <w:hideMark/>
          </w:tcPr>
          <w:p w14:paraId="44BCCEE8" w14:textId="77777777" w:rsidR="00FE1317" w:rsidRPr="00FE1317" w:rsidRDefault="00FE1317">
            <w:r w:rsidRPr="00FE1317">
              <w:t xml:space="preserve">        SE</w:t>
            </w:r>
          </w:p>
        </w:tc>
        <w:tc>
          <w:tcPr>
            <w:tcW w:w="1101" w:type="dxa"/>
            <w:noWrap/>
            <w:hideMark/>
          </w:tcPr>
          <w:p w14:paraId="1A5A7D57" w14:textId="77777777" w:rsidR="00FE1317" w:rsidRPr="00FE1317" w:rsidRDefault="00FE1317">
            <w:r w:rsidRPr="00FE1317">
              <w:t xml:space="preserve">       </w:t>
            </w:r>
            <w:proofErr w:type="spellStart"/>
            <w:r w:rsidRPr="00FE1317">
              <w:t>df</w:t>
            </w:r>
            <w:proofErr w:type="spellEnd"/>
          </w:p>
        </w:tc>
        <w:tc>
          <w:tcPr>
            <w:tcW w:w="1101" w:type="dxa"/>
            <w:noWrap/>
            <w:hideMark/>
          </w:tcPr>
          <w:p w14:paraId="1C872B07" w14:textId="77777777" w:rsidR="00FE1317" w:rsidRPr="00FE1317" w:rsidRDefault="00FE1317">
            <w:r w:rsidRPr="00FE1317">
              <w:t xml:space="preserve">    </w:t>
            </w:r>
            <w:proofErr w:type="spellStart"/>
            <w:proofErr w:type="gramStart"/>
            <w:r w:rsidRPr="00FE1317">
              <w:t>t.ratio</w:t>
            </w:r>
            <w:proofErr w:type="spellEnd"/>
            <w:proofErr w:type="gramEnd"/>
          </w:p>
        </w:tc>
        <w:tc>
          <w:tcPr>
            <w:tcW w:w="1101" w:type="dxa"/>
            <w:noWrap/>
            <w:hideMark/>
          </w:tcPr>
          <w:p w14:paraId="088A7CC5" w14:textId="77777777" w:rsidR="00FE1317" w:rsidRPr="00FE1317" w:rsidRDefault="00FE1317">
            <w:r w:rsidRPr="00FE1317">
              <w:t xml:space="preserve">   </w:t>
            </w:r>
            <w:proofErr w:type="spellStart"/>
            <w:r w:rsidRPr="00FE1317">
              <w:t>p.value</w:t>
            </w:r>
            <w:proofErr w:type="spellEnd"/>
          </w:p>
        </w:tc>
      </w:tr>
      <w:tr w:rsidR="00FE1317" w:rsidRPr="00FE1317" w14:paraId="13ECCADC" w14:textId="77777777" w:rsidTr="00FE1317">
        <w:trPr>
          <w:trHeight w:val="300"/>
        </w:trPr>
        <w:tc>
          <w:tcPr>
            <w:tcW w:w="1770" w:type="dxa"/>
            <w:noWrap/>
            <w:hideMark/>
          </w:tcPr>
          <w:p w14:paraId="338D0F65" w14:textId="77777777" w:rsidR="00FE1317" w:rsidRPr="00FE1317" w:rsidRDefault="00FE1317">
            <w:r w:rsidRPr="00FE1317">
              <w:t xml:space="preserve">Before - During </w:t>
            </w:r>
          </w:p>
        </w:tc>
        <w:tc>
          <w:tcPr>
            <w:tcW w:w="1502" w:type="dxa"/>
            <w:noWrap/>
            <w:hideMark/>
          </w:tcPr>
          <w:p w14:paraId="45945F32" w14:textId="77777777" w:rsidR="00FE1317" w:rsidRPr="00FE1317" w:rsidRDefault="00FE1317">
            <w:r w:rsidRPr="00FE1317">
              <w:t xml:space="preserve">Downstream </w:t>
            </w:r>
          </w:p>
        </w:tc>
        <w:tc>
          <w:tcPr>
            <w:tcW w:w="1224" w:type="dxa"/>
            <w:noWrap/>
            <w:hideMark/>
          </w:tcPr>
          <w:p w14:paraId="6814E245" w14:textId="77777777" w:rsidR="00FE1317" w:rsidRPr="00FE1317" w:rsidRDefault="00FE1317" w:rsidP="00FE1317">
            <w:r w:rsidRPr="00FE1317">
              <w:t>-0.10362</w:t>
            </w:r>
          </w:p>
        </w:tc>
        <w:tc>
          <w:tcPr>
            <w:tcW w:w="1101" w:type="dxa"/>
            <w:noWrap/>
            <w:hideMark/>
          </w:tcPr>
          <w:p w14:paraId="04395A7F" w14:textId="77777777" w:rsidR="00FE1317" w:rsidRPr="00FE1317" w:rsidRDefault="00FE1317" w:rsidP="00FE1317">
            <w:r w:rsidRPr="00FE1317">
              <w:t>0.269803</w:t>
            </w:r>
          </w:p>
        </w:tc>
        <w:tc>
          <w:tcPr>
            <w:tcW w:w="1101" w:type="dxa"/>
            <w:noWrap/>
            <w:hideMark/>
          </w:tcPr>
          <w:p w14:paraId="27515D0E" w14:textId="77777777" w:rsidR="00FE1317" w:rsidRPr="00FE1317" w:rsidRDefault="00FE1317" w:rsidP="00FE1317">
            <w:r w:rsidRPr="00FE1317">
              <w:t>329.0045</w:t>
            </w:r>
          </w:p>
        </w:tc>
        <w:tc>
          <w:tcPr>
            <w:tcW w:w="1101" w:type="dxa"/>
            <w:noWrap/>
            <w:hideMark/>
          </w:tcPr>
          <w:p w14:paraId="776BAE49" w14:textId="77777777" w:rsidR="00FE1317" w:rsidRPr="00FE1317" w:rsidRDefault="00FE1317" w:rsidP="00FE1317">
            <w:r w:rsidRPr="00FE1317">
              <w:t>-0.38404</w:t>
            </w:r>
          </w:p>
        </w:tc>
        <w:tc>
          <w:tcPr>
            <w:tcW w:w="1101" w:type="dxa"/>
            <w:noWrap/>
            <w:hideMark/>
          </w:tcPr>
          <w:p w14:paraId="790A1C4E" w14:textId="77777777" w:rsidR="00FE1317" w:rsidRPr="00FE1317" w:rsidRDefault="00FE1317" w:rsidP="00FE1317">
            <w:r w:rsidRPr="00FE1317">
              <w:t>0.973321</w:t>
            </w:r>
          </w:p>
        </w:tc>
      </w:tr>
      <w:tr w:rsidR="00FE1317" w:rsidRPr="00FE1317" w14:paraId="1EE91908" w14:textId="77777777" w:rsidTr="00FE1317">
        <w:trPr>
          <w:trHeight w:val="300"/>
        </w:trPr>
        <w:tc>
          <w:tcPr>
            <w:tcW w:w="1770" w:type="dxa"/>
            <w:noWrap/>
            <w:hideMark/>
          </w:tcPr>
          <w:p w14:paraId="7E2F0A66" w14:textId="77777777" w:rsidR="00FE1317" w:rsidRPr="00FE1317" w:rsidRDefault="00FE1317">
            <w:r w:rsidRPr="00FE1317">
              <w:t xml:space="preserve">Before - After  </w:t>
            </w:r>
          </w:p>
        </w:tc>
        <w:tc>
          <w:tcPr>
            <w:tcW w:w="1502" w:type="dxa"/>
            <w:noWrap/>
            <w:hideMark/>
          </w:tcPr>
          <w:p w14:paraId="6DAED8E6" w14:textId="77777777" w:rsidR="00FE1317" w:rsidRPr="00FE1317" w:rsidRDefault="00FE1317">
            <w:r w:rsidRPr="00FE1317">
              <w:t xml:space="preserve">Downstream </w:t>
            </w:r>
          </w:p>
        </w:tc>
        <w:tc>
          <w:tcPr>
            <w:tcW w:w="1224" w:type="dxa"/>
            <w:noWrap/>
            <w:hideMark/>
          </w:tcPr>
          <w:p w14:paraId="67C3D47B" w14:textId="77777777" w:rsidR="00FE1317" w:rsidRPr="00FE1317" w:rsidRDefault="00FE1317" w:rsidP="00FE1317">
            <w:r w:rsidRPr="00FE1317">
              <w:t>0.588664</w:t>
            </w:r>
          </w:p>
        </w:tc>
        <w:tc>
          <w:tcPr>
            <w:tcW w:w="1101" w:type="dxa"/>
            <w:noWrap/>
            <w:hideMark/>
          </w:tcPr>
          <w:p w14:paraId="5EBB664C" w14:textId="77777777" w:rsidR="00FE1317" w:rsidRPr="00FE1317" w:rsidRDefault="00FE1317" w:rsidP="00FE1317">
            <w:r w:rsidRPr="00FE1317">
              <w:t>0.253188</w:t>
            </w:r>
          </w:p>
        </w:tc>
        <w:tc>
          <w:tcPr>
            <w:tcW w:w="1101" w:type="dxa"/>
            <w:noWrap/>
            <w:hideMark/>
          </w:tcPr>
          <w:p w14:paraId="565055DD" w14:textId="77777777" w:rsidR="00FE1317" w:rsidRPr="00FE1317" w:rsidRDefault="00FE1317" w:rsidP="00FE1317">
            <w:r w:rsidRPr="00FE1317">
              <w:t>329.0063</w:t>
            </w:r>
          </w:p>
        </w:tc>
        <w:tc>
          <w:tcPr>
            <w:tcW w:w="1101" w:type="dxa"/>
            <w:noWrap/>
            <w:hideMark/>
          </w:tcPr>
          <w:p w14:paraId="62FADA79" w14:textId="77777777" w:rsidR="00FE1317" w:rsidRPr="00FE1317" w:rsidRDefault="00FE1317" w:rsidP="00FE1317">
            <w:r w:rsidRPr="00FE1317">
              <w:t>2.325008</w:t>
            </w:r>
          </w:p>
        </w:tc>
        <w:tc>
          <w:tcPr>
            <w:tcW w:w="1101" w:type="dxa"/>
            <w:noWrap/>
            <w:hideMark/>
          </w:tcPr>
          <w:p w14:paraId="4C9C2FF8" w14:textId="77777777" w:rsidR="00FE1317" w:rsidRPr="00FE1317" w:rsidRDefault="00FE1317" w:rsidP="00FE1317">
            <w:r w:rsidRPr="00FE1317">
              <w:t>0.060764</w:t>
            </w:r>
          </w:p>
        </w:tc>
      </w:tr>
      <w:tr w:rsidR="00FE1317" w:rsidRPr="00FE1317" w14:paraId="25133A6A" w14:textId="77777777" w:rsidTr="00FE1317">
        <w:trPr>
          <w:trHeight w:val="300"/>
        </w:trPr>
        <w:tc>
          <w:tcPr>
            <w:tcW w:w="1770" w:type="dxa"/>
            <w:noWrap/>
            <w:hideMark/>
          </w:tcPr>
          <w:p w14:paraId="6F721CDF" w14:textId="77777777" w:rsidR="00FE1317" w:rsidRPr="00FE1317" w:rsidRDefault="00FE1317">
            <w:r w:rsidRPr="00FE1317">
              <w:t xml:space="preserve">During - After  </w:t>
            </w:r>
          </w:p>
        </w:tc>
        <w:tc>
          <w:tcPr>
            <w:tcW w:w="1502" w:type="dxa"/>
            <w:noWrap/>
            <w:hideMark/>
          </w:tcPr>
          <w:p w14:paraId="07CA9678" w14:textId="77777777" w:rsidR="00FE1317" w:rsidRPr="00FE1317" w:rsidRDefault="00FE1317">
            <w:r w:rsidRPr="00FE1317">
              <w:t xml:space="preserve">Downstream </w:t>
            </w:r>
          </w:p>
        </w:tc>
        <w:tc>
          <w:tcPr>
            <w:tcW w:w="1224" w:type="dxa"/>
            <w:noWrap/>
            <w:hideMark/>
          </w:tcPr>
          <w:p w14:paraId="01FB2C06" w14:textId="77777777" w:rsidR="00FE1317" w:rsidRPr="00FE1317" w:rsidRDefault="00FE1317" w:rsidP="00FE1317">
            <w:r w:rsidRPr="00FE1317">
              <w:t>0.69228</w:t>
            </w:r>
          </w:p>
        </w:tc>
        <w:tc>
          <w:tcPr>
            <w:tcW w:w="1101" w:type="dxa"/>
            <w:noWrap/>
            <w:hideMark/>
          </w:tcPr>
          <w:p w14:paraId="1BD49F06" w14:textId="77777777" w:rsidR="00FE1317" w:rsidRPr="00FE1317" w:rsidRDefault="00FE1317" w:rsidP="00FE1317">
            <w:r w:rsidRPr="00FE1317">
              <w:t>0.273226</w:t>
            </w:r>
          </w:p>
        </w:tc>
        <w:tc>
          <w:tcPr>
            <w:tcW w:w="1101" w:type="dxa"/>
            <w:noWrap/>
            <w:hideMark/>
          </w:tcPr>
          <w:p w14:paraId="46E56F8A" w14:textId="77777777" w:rsidR="00FE1317" w:rsidRPr="00FE1317" w:rsidRDefault="00FE1317" w:rsidP="00FE1317">
            <w:r w:rsidRPr="00FE1317">
              <w:t>329.0082</w:t>
            </w:r>
          </w:p>
        </w:tc>
        <w:tc>
          <w:tcPr>
            <w:tcW w:w="1101" w:type="dxa"/>
            <w:noWrap/>
            <w:hideMark/>
          </w:tcPr>
          <w:p w14:paraId="6AF4E11D" w14:textId="77777777" w:rsidR="00FE1317" w:rsidRPr="00FE1317" w:rsidRDefault="00FE1317" w:rsidP="00FE1317">
            <w:r w:rsidRPr="00FE1317">
              <w:t>2.533726</w:t>
            </w:r>
          </w:p>
        </w:tc>
        <w:tc>
          <w:tcPr>
            <w:tcW w:w="1101" w:type="dxa"/>
            <w:noWrap/>
            <w:hideMark/>
          </w:tcPr>
          <w:p w14:paraId="4F6D0986" w14:textId="77777777" w:rsidR="00FE1317" w:rsidRPr="00FE1317" w:rsidRDefault="00FE1317" w:rsidP="00FE1317">
            <w:r w:rsidRPr="00FE1317">
              <w:t>0.034836</w:t>
            </w:r>
          </w:p>
        </w:tc>
      </w:tr>
      <w:tr w:rsidR="00FE1317" w:rsidRPr="00FE1317" w14:paraId="009C3B61" w14:textId="77777777" w:rsidTr="00FE1317">
        <w:trPr>
          <w:trHeight w:val="300"/>
        </w:trPr>
        <w:tc>
          <w:tcPr>
            <w:tcW w:w="1770" w:type="dxa"/>
            <w:noWrap/>
            <w:hideMark/>
          </w:tcPr>
          <w:p w14:paraId="6DB4BB16" w14:textId="77777777" w:rsidR="00FE1317" w:rsidRPr="00FE1317" w:rsidRDefault="00FE1317">
            <w:r w:rsidRPr="00FE1317">
              <w:t xml:space="preserve">Before - During </w:t>
            </w:r>
          </w:p>
        </w:tc>
        <w:tc>
          <w:tcPr>
            <w:tcW w:w="1502" w:type="dxa"/>
            <w:noWrap/>
            <w:hideMark/>
          </w:tcPr>
          <w:p w14:paraId="497A3F3E" w14:textId="77777777" w:rsidR="00FE1317" w:rsidRPr="00FE1317" w:rsidRDefault="00FE1317">
            <w:r w:rsidRPr="00FE1317">
              <w:t xml:space="preserve">Upstream   </w:t>
            </w:r>
          </w:p>
        </w:tc>
        <w:tc>
          <w:tcPr>
            <w:tcW w:w="1224" w:type="dxa"/>
            <w:noWrap/>
            <w:hideMark/>
          </w:tcPr>
          <w:p w14:paraId="71D8F7ED" w14:textId="77777777" w:rsidR="00FE1317" w:rsidRPr="00FE1317" w:rsidRDefault="00FE1317" w:rsidP="00FE1317">
            <w:r w:rsidRPr="00FE1317">
              <w:t>0.800978</w:t>
            </w:r>
          </w:p>
        </w:tc>
        <w:tc>
          <w:tcPr>
            <w:tcW w:w="1101" w:type="dxa"/>
            <w:noWrap/>
            <w:hideMark/>
          </w:tcPr>
          <w:p w14:paraId="2BAC271A" w14:textId="77777777" w:rsidR="00FE1317" w:rsidRPr="00FE1317" w:rsidRDefault="00FE1317" w:rsidP="00FE1317">
            <w:r w:rsidRPr="00FE1317">
              <w:t>0.25344</w:t>
            </w:r>
          </w:p>
        </w:tc>
        <w:tc>
          <w:tcPr>
            <w:tcW w:w="1101" w:type="dxa"/>
            <w:noWrap/>
            <w:hideMark/>
          </w:tcPr>
          <w:p w14:paraId="0664C86C" w14:textId="77777777" w:rsidR="00FE1317" w:rsidRPr="00FE1317" w:rsidRDefault="00FE1317" w:rsidP="00FE1317">
            <w:r w:rsidRPr="00FE1317">
              <w:t>329.0391</w:t>
            </w:r>
          </w:p>
        </w:tc>
        <w:tc>
          <w:tcPr>
            <w:tcW w:w="1101" w:type="dxa"/>
            <w:noWrap/>
            <w:hideMark/>
          </w:tcPr>
          <w:p w14:paraId="63697EA5" w14:textId="77777777" w:rsidR="00FE1317" w:rsidRPr="00FE1317" w:rsidRDefault="00FE1317" w:rsidP="00FE1317">
            <w:r w:rsidRPr="00FE1317">
              <w:t>3.160423</w:t>
            </w:r>
          </w:p>
        </w:tc>
        <w:tc>
          <w:tcPr>
            <w:tcW w:w="1101" w:type="dxa"/>
            <w:noWrap/>
            <w:hideMark/>
          </w:tcPr>
          <w:p w14:paraId="612C6E9C" w14:textId="77777777" w:rsidR="00FE1317" w:rsidRPr="00FE1317" w:rsidRDefault="00FE1317" w:rsidP="00FE1317">
            <w:r w:rsidRPr="00FE1317">
              <w:t>0.005156</w:t>
            </w:r>
          </w:p>
        </w:tc>
      </w:tr>
      <w:tr w:rsidR="00FE1317" w:rsidRPr="00FE1317" w14:paraId="2739F4C2" w14:textId="77777777" w:rsidTr="00FE1317">
        <w:trPr>
          <w:trHeight w:val="300"/>
        </w:trPr>
        <w:tc>
          <w:tcPr>
            <w:tcW w:w="1770" w:type="dxa"/>
            <w:noWrap/>
            <w:hideMark/>
          </w:tcPr>
          <w:p w14:paraId="049EB083" w14:textId="77777777" w:rsidR="00FE1317" w:rsidRPr="00FE1317" w:rsidRDefault="00FE1317">
            <w:r w:rsidRPr="00FE1317">
              <w:t xml:space="preserve">Before - After  </w:t>
            </w:r>
          </w:p>
        </w:tc>
        <w:tc>
          <w:tcPr>
            <w:tcW w:w="1502" w:type="dxa"/>
            <w:noWrap/>
            <w:hideMark/>
          </w:tcPr>
          <w:p w14:paraId="56E654E0" w14:textId="77777777" w:rsidR="00FE1317" w:rsidRPr="00FE1317" w:rsidRDefault="00FE1317">
            <w:r w:rsidRPr="00FE1317">
              <w:t xml:space="preserve">Upstream   </w:t>
            </w:r>
          </w:p>
        </w:tc>
        <w:tc>
          <w:tcPr>
            <w:tcW w:w="1224" w:type="dxa"/>
            <w:noWrap/>
            <w:hideMark/>
          </w:tcPr>
          <w:p w14:paraId="5D52FF0E" w14:textId="77777777" w:rsidR="00FE1317" w:rsidRPr="00FE1317" w:rsidRDefault="00FE1317" w:rsidP="00FE1317">
            <w:r w:rsidRPr="00FE1317">
              <w:t>0.217584</w:t>
            </w:r>
          </w:p>
        </w:tc>
        <w:tc>
          <w:tcPr>
            <w:tcW w:w="1101" w:type="dxa"/>
            <w:noWrap/>
            <w:hideMark/>
          </w:tcPr>
          <w:p w14:paraId="540FA955" w14:textId="77777777" w:rsidR="00FE1317" w:rsidRPr="00FE1317" w:rsidRDefault="00FE1317" w:rsidP="00FE1317">
            <w:r w:rsidRPr="00FE1317">
              <w:t>0.236574</w:t>
            </w:r>
          </w:p>
        </w:tc>
        <w:tc>
          <w:tcPr>
            <w:tcW w:w="1101" w:type="dxa"/>
            <w:noWrap/>
            <w:hideMark/>
          </w:tcPr>
          <w:p w14:paraId="77DFF545" w14:textId="77777777" w:rsidR="00FE1317" w:rsidRPr="00FE1317" w:rsidRDefault="00FE1317" w:rsidP="00FE1317">
            <w:r w:rsidRPr="00FE1317">
              <w:t>329.125</w:t>
            </w:r>
          </w:p>
        </w:tc>
        <w:tc>
          <w:tcPr>
            <w:tcW w:w="1101" w:type="dxa"/>
            <w:noWrap/>
            <w:hideMark/>
          </w:tcPr>
          <w:p w14:paraId="65D15EA3" w14:textId="77777777" w:rsidR="00FE1317" w:rsidRPr="00FE1317" w:rsidRDefault="00FE1317" w:rsidP="00FE1317">
            <w:r w:rsidRPr="00FE1317">
              <w:t>0.919728</w:t>
            </w:r>
          </w:p>
        </w:tc>
        <w:tc>
          <w:tcPr>
            <w:tcW w:w="1101" w:type="dxa"/>
            <w:noWrap/>
            <w:hideMark/>
          </w:tcPr>
          <w:p w14:paraId="2C2875BF" w14:textId="77777777" w:rsidR="00FE1317" w:rsidRPr="00FE1317" w:rsidRDefault="00FE1317" w:rsidP="00FE1317">
            <w:r w:rsidRPr="00FE1317">
              <w:t>0.735871</w:t>
            </w:r>
          </w:p>
        </w:tc>
      </w:tr>
      <w:tr w:rsidR="00FE1317" w:rsidRPr="00FE1317" w14:paraId="1CE72C11" w14:textId="77777777" w:rsidTr="00FE1317">
        <w:trPr>
          <w:trHeight w:val="300"/>
        </w:trPr>
        <w:tc>
          <w:tcPr>
            <w:tcW w:w="1770" w:type="dxa"/>
            <w:noWrap/>
            <w:hideMark/>
          </w:tcPr>
          <w:p w14:paraId="756F7E2E" w14:textId="77777777" w:rsidR="00FE1317" w:rsidRPr="00FE1317" w:rsidRDefault="00FE1317">
            <w:r w:rsidRPr="00FE1317">
              <w:t xml:space="preserve">During - After  </w:t>
            </w:r>
          </w:p>
        </w:tc>
        <w:tc>
          <w:tcPr>
            <w:tcW w:w="1502" w:type="dxa"/>
            <w:noWrap/>
            <w:hideMark/>
          </w:tcPr>
          <w:p w14:paraId="5148A465" w14:textId="77777777" w:rsidR="00FE1317" w:rsidRPr="00FE1317" w:rsidRDefault="00FE1317">
            <w:r w:rsidRPr="00FE1317">
              <w:t xml:space="preserve">Upstream   </w:t>
            </w:r>
          </w:p>
        </w:tc>
        <w:tc>
          <w:tcPr>
            <w:tcW w:w="1224" w:type="dxa"/>
            <w:noWrap/>
            <w:hideMark/>
          </w:tcPr>
          <w:p w14:paraId="6AD78FEE" w14:textId="77777777" w:rsidR="00FE1317" w:rsidRPr="00FE1317" w:rsidRDefault="00FE1317" w:rsidP="00FE1317">
            <w:r w:rsidRPr="00FE1317">
              <w:t>-0.58339</w:t>
            </w:r>
          </w:p>
        </w:tc>
        <w:tc>
          <w:tcPr>
            <w:tcW w:w="1101" w:type="dxa"/>
            <w:noWrap/>
            <w:hideMark/>
          </w:tcPr>
          <w:p w14:paraId="6AB9841C" w14:textId="77777777" w:rsidR="00FE1317" w:rsidRPr="00FE1317" w:rsidRDefault="00FE1317" w:rsidP="00FE1317">
            <w:r w:rsidRPr="00FE1317">
              <w:t>0.263714</w:t>
            </w:r>
          </w:p>
        </w:tc>
        <w:tc>
          <w:tcPr>
            <w:tcW w:w="1101" w:type="dxa"/>
            <w:noWrap/>
            <w:hideMark/>
          </w:tcPr>
          <w:p w14:paraId="6A0E20AD" w14:textId="77777777" w:rsidR="00FE1317" w:rsidRPr="00FE1317" w:rsidRDefault="00FE1317" w:rsidP="00FE1317">
            <w:r w:rsidRPr="00FE1317">
              <w:t>329.2406</w:t>
            </w:r>
          </w:p>
        </w:tc>
        <w:tc>
          <w:tcPr>
            <w:tcW w:w="1101" w:type="dxa"/>
            <w:noWrap/>
            <w:hideMark/>
          </w:tcPr>
          <w:p w14:paraId="3B088C60" w14:textId="77777777" w:rsidR="00FE1317" w:rsidRPr="00FE1317" w:rsidRDefault="00FE1317" w:rsidP="00FE1317">
            <w:r w:rsidRPr="00FE1317">
              <w:t>-2.21223</w:t>
            </w:r>
          </w:p>
        </w:tc>
        <w:tc>
          <w:tcPr>
            <w:tcW w:w="1101" w:type="dxa"/>
            <w:noWrap/>
            <w:hideMark/>
          </w:tcPr>
          <w:p w14:paraId="51FE1E8F" w14:textId="77777777" w:rsidR="00FE1317" w:rsidRPr="00FE1317" w:rsidRDefault="00FE1317" w:rsidP="00FE1317">
            <w:r w:rsidRPr="00FE1317">
              <w:t>0.080641</w:t>
            </w:r>
          </w:p>
        </w:tc>
      </w:tr>
    </w:tbl>
    <w:p w14:paraId="1196C478" w14:textId="77777777" w:rsidR="00FE1317" w:rsidRDefault="00FE1317"/>
    <w:p w14:paraId="61B98071" w14:textId="3A3BCE26" w:rsidR="009E4798" w:rsidRDefault="009E4798" w:rsidP="009E4798">
      <w:pPr>
        <w:pStyle w:val="Caption"/>
        <w:keepNext/>
      </w:pPr>
      <w:r>
        <w:t xml:space="preserve">Table </w:t>
      </w:r>
      <w:r>
        <w:fldChar w:fldCharType="begin"/>
      </w:r>
      <w:r>
        <w:instrText xml:space="preserve"> SEQ Table \* ARABIC </w:instrText>
      </w:r>
      <w:r>
        <w:fldChar w:fldCharType="separate"/>
      </w:r>
      <w:r w:rsidR="006D41CE">
        <w:rPr>
          <w:noProof/>
        </w:rPr>
        <w:t>13</w:t>
      </w:r>
      <w:r>
        <w:fldChar w:fldCharType="end"/>
      </w:r>
      <w:r>
        <w:t xml:space="preserve">. </w:t>
      </w:r>
      <w:r w:rsidRPr="003C27FE">
        <w:t xml:space="preserve">ANOVA test of effects and interactions of region, year, and sample period, with station as a random effect, on </w:t>
      </w:r>
      <w:proofErr w:type="spellStart"/>
      <w:r>
        <w:t>cladocera</w:t>
      </w:r>
      <w:proofErr w:type="spellEnd"/>
      <w:r w:rsidRPr="003C27FE">
        <w:t xml:space="preserve"> (nauplii excluded) </w:t>
      </w:r>
      <w:proofErr w:type="gramStart"/>
      <w:r w:rsidRPr="003C27FE">
        <w:t>CPUE</w:t>
      </w:r>
      <w:proofErr w:type="gramEnd"/>
    </w:p>
    <w:tbl>
      <w:tblPr>
        <w:tblStyle w:val="TableGrid"/>
        <w:tblW w:w="9350" w:type="dxa"/>
        <w:tblLook w:val="04A0" w:firstRow="1" w:lastRow="0" w:firstColumn="1" w:lastColumn="0" w:noHBand="0" w:noVBand="1"/>
      </w:tblPr>
      <w:tblGrid>
        <w:gridCol w:w="3546"/>
        <w:gridCol w:w="1434"/>
        <w:gridCol w:w="670"/>
        <w:gridCol w:w="1265"/>
        <w:gridCol w:w="1605"/>
        <w:gridCol w:w="830"/>
      </w:tblGrid>
      <w:tr w:rsidR="009E4798" w:rsidRPr="00FE1317" w14:paraId="13B88C3F" w14:textId="77777777" w:rsidTr="00EF2FF3">
        <w:trPr>
          <w:trHeight w:val="300"/>
        </w:trPr>
        <w:tc>
          <w:tcPr>
            <w:tcW w:w="9350" w:type="dxa"/>
            <w:gridSpan w:val="6"/>
            <w:noWrap/>
            <w:hideMark/>
          </w:tcPr>
          <w:p w14:paraId="2481697C" w14:textId="77777777" w:rsidR="009E4798" w:rsidRPr="00FE1317" w:rsidRDefault="009E4798" w:rsidP="00EF2FF3">
            <w:pPr>
              <w:rPr>
                <w:noProof/>
              </w:rPr>
            </w:pPr>
            <w:r w:rsidRPr="00FE1317">
              <w:rPr>
                <w:noProof/>
                <w:sz w:val="18"/>
                <w:szCs w:val="18"/>
              </w:rPr>
              <w:t xml:space="preserve">model4.1_clad &lt;- lmer(log(cpue) ~ Regions2*Year+Year*SamplePeriod+SamplePeriod*Regions2+(1|StationCode),data = zoopNDFA5_cladocera,REML = TRUE) </w:t>
            </w:r>
          </w:p>
        </w:tc>
      </w:tr>
      <w:tr w:rsidR="009E4798" w:rsidRPr="00FE1317" w14:paraId="5891165A" w14:textId="77777777" w:rsidTr="00EF2FF3">
        <w:trPr>
          <w:trHeight w:val="300"/>
        </w:trPr>
        <w:tc>
          <w:tcPr>
            <w:tcW w:w="0" w:type="auto"/>
            <w:noWrap/>
            <w:hideMark/>
          </w:tcPr>
          <w:p w14:paraId="29E90A54" w14:textId="77777777" w:rsidR="009E4798" w:rsidRPr="00FE1317" w:rsidRDefault="009E4798" w:rsidP="00EF2FF3">
            <w:pPr>
              <w:rPr>
                <w:noProof/>
              </w:rPr>
            </w:pPr>
          </w:p>
        </w:tc>
        <w:tc>
          <w:tcPr>
            <w:tcW w:w="0" w:type="auto"/>
            <w:noWrap/>
            <w:hideMark/>
          </w:tcPr>
          <w:p w14:paraId="6C3E1041" w14:textId="77777777" w:rsidR="009E4798" w:rsidRPr="00FE1317" w:rsidRDefault="009E4798" w:rsidP="00EF2FF3">
            <w:pPr>
              <w:rPr>
                <w:noProof/>
              </w:rPr>
            </w:pPr>
            <w:r w:rsidRPr="00FE1317">
              <w:rPr>
                <w:noProof/>
              </w:rPr>
              <w:t>F</w:t>
            </w:r>
          </w:p>
        </w:tc>
        <w:tc>
          <w:tcPr>
            <w:tcW w:w="0" w:type="auto"/>
            <w:noWrap/>
            <w:hideMark/>
          </w:tcPr>
          <w:p w14:paraId="2402825B" w14:textId="77777777" w:rsidR="009E4798" w:rsidRPr="00FE1317" w:rsidRDefault="009E4798" w:rsidP="00EF2FF3">
            <w:pPr>
              <w:rPr>
                <w:noProof/>
              </w:rPr>
            </w:pPr>
            <w:r w:rsidRPr="00FE1317">
              <w:rPr>
                <w:noProof/>
              </w:rPr>
              <w:t>Df</w:t>
            </w:r>
          </w:p>
        </w:tc>
        <w:tc>
          <w:tcPr>
            <w:tcW w:w="0" w:type="auto"/>
            <w:noWrap/>
            <w:hideMark/>
          </w:tcPr>
          <w:p w14:paraId="0F4F908A" w14:textId="77777777" w:rsidR="009E4798" w:rsidRPr="00FE1317" w:rsidRDefault="009E4798" w:rsidP="00EF2FF3">
            <w:pPr>
              <w:rPr>
                <w:noProof/>
              </w:rPr>
            </w:pPr>
            <w:r w:rsidRPr="00FE1317">
              <w:rPr>
                <w:noProof/>
              </w:rPr>
              <w:t>Df.res</w:t>
            </w:r>
          </w:p>
        </w:tc>
        <w:tc>
          <w:tcPr>
            <w:tcW w:w="0" w:type="auto"/>
            <w:noWrap/>
            <w:hideMark/>
          </w:tcPr>
          <w:p w14:paraId="7A68A970" w14:textId="77777777" w:rsidR="009E4798" w:rsidRPr="00FE1317" w:rsidRDefault="009E4798" w:rsidP="00EF2FF3">
            <w:pPr>
              <w:rPr>
                <w:noProof/>
              </w:rPr>
            </w:pPr>
            <w:r w:rsidRPr="00FE1317">
              <w:rPr>
                <w:noProof/>
              </w:rPr>
              <w:t>Pr(&gt;F)</w:t>
            </w:r>
          </w:p>
        </w:tc>
        <w:tc>
          <w:tcPr>
            <w:tcW w:w="0" w:type="auto"/>
            <w:noWrap/>
            <w:hideMark/>
          </w:tcPr>
          <w:p w14:paraId="1C392D71" w14:textId="77777777" w:rsidR="009E4798" w:rsidRPr="00FE1317" w:rsidRDefault="009E4798" w:rsidP="00EF2FF3">
            <w:pPr>
              <w:rPr>
                <w:noProof/>
              </w:rPr>
            </w:pPr>
          </w:p>
        </w:tc>
      </w:tr>
      <w:tr w:rsidR="009E4798" w:rsidRPr="00FE1317" w14:paraId="3C77EB5B" w14:textId="77777777" w:rsidTr="00EF2FF3">
        <w:trPr>
          <w:trHeight w:val="300"/>
        </w:trPr>
        <w:tc>
          <w:tcPr>
            <w:tcW w:w="0" w:type="auto"/>
            <w:noWrap/>
            <w:hideMark/>
          </w:tcPr>
          <w:p w14:paraId="51134D6A" w14:textId="77777777" w:rsidR="009E4798" w:rsidRPr="00FE1317" w:rsidRDefault="009E4798" w:rsidP="00EF2FF3">
            <w:pPr>
              <w:rPr>
                <w:noProof/>
              </w:rPr>
            </w:pPr>
            <w:r w:rsidRPr="00FE1317">
              <w:rPr>
                <w:noProof/>
              </w:rPr>
              <w:t>(Intercept)</w:t>
            </w:r>
          </w:p>
        </w:tc>
        <w:tc>
          <w:tcPr>
            <w:tcW w:w="0" w:type="auto"/>
            <w:noWrap/>
            <w:hideMark/>
          </w:tcPr>
          <w:p w14:paraId="6C8DC9BA" w14:textId="77777777" w:rsidR="009E4798" w:rsidRPr="00FE1317" w:rsidRDefault="009E4798" w:rsidP="00EF2FF3">
            <w:pPr>
              <w:rPr>
                <w:noProof/>
              </w:rPr>
            </w:pPr>
            <w:r w:rsidRPr="00FE1317">
              <w:rPr>
                <w:noProof/>
              </w:rPr>
              <w:t>71.6007</w:t>
            </w:r>
          </w:p>
        </w:tc>
        <w:tc>
          <w:tcPr>
            <w:tcW w:w="0" w:type="auto"/>
            <w:noWrap/>
            <w:hideMark/>
          </w:tcPr>
          <w:p w14:paraId="1680C5D5" w14:textId="77777777" w:rsidR="009E4798" w:rsidRPr="00FE1317" w:rsidRDefault="009E4798" w:rsidP="00EF2FF3">
            <w:pPr>
              <w:rPr>
                <w:noProof/>
              </w:rPr>
            </w:pPr>
            <w:r w:rsidRPr="00FE1317">
              <w:rPr>
                <w:noProof/>
              </w:rPr>
              <w:t>1</w:t>
            </w:r>
          </w:p>
        </w:tc>
        <w:tc>
          <w:tcPr>
            <w:tcW w:w="0" w:type="auto"/>
            <w:noWrap/>
            <w:hideMark/>
          </w:tcPr>
          <w:p w14:paraId="65322729" w14:textId="77777777" w:rsidR="009E4798" w:rsidRPr="00FE1317" w:rsidRDefault="009E4798" w:rsidP="00EF2FF3">
            <w:pPr>
              <w:rPr>
                <w:noProof/>
              </w:rPr>
            </w:pPr>
            <w:r w:rsidRPr="00FE1317">
              <w:rPr>
                <w:noProof/>
              </w:rPr>
              <w:t>61.19</w:t>
            </w:r>
          </w:p>
        </w:tc>
        <w:tc>
          <w:tcPr>
            <w:tcW w:w="0" w:type="auto"/>
            <w:noWrap/>
            <w:hideMark/>
          </w:tcPr>
          <w:p w14:paraId="5015453B" w14:textId="77777777" w:rsidR="009E4798" w:rsidRPr="00FE1317" w:rsidRDefault="009E4798" w:rsidP="00EF2FF3">
            <w:pPr>
              <w:rPr>
                <w:noProof/>
              </w:rPr>
            </w:pPr>
            <w:r w:rsidRPr="00FE1317">
              <w:rPr>
                <w:noProof/>
              </w:rPr>
              <w:t>6.93E-12</w:t>
            </w:r>
          </w:p>
        </w:tc>
        <w:tc>
          <w:tcPr>
            <w:tcW w:w="0" w:type="auto"/>
            <w:noWrap/>
            <w:hideMark/>
          </w:tcPr>
          <w:p w14:paraId="5B0DD381" w14:textId="77777777" w:rsidR="009E4798" w:rsidRPr="00FE1317" w:rsidRDefault="009E4798" w:rsidP="00EF2FF3">
            <w:pPr>
              <w:rPr>
                <w:noProof/>
              </w:rPr>
            </w:pPr>
            <w:r w:rsidRPr="00FE1317">
              <w:rPr>
                <w:noProof/>
              </w:rPr>
              <w:t>***</w:t>
            </w:r>
          </w:p>
        </w:tc>
      </w:tr>
      <w:tr w:rsidR="009E4798" w:rsidRPr="00FE1317" w14:paraId="356977F3" w14:textId="77777777" w:rsidTr="00EF2FF3">
        <w:trPr>
          <w:trHeight w:val="300"/>
        </w:trPr>
        <w:tc>
          <w:tcPr>
            <w:tcW w:w="0" w:type="auto"/>
            <w:noWrap/>
            <w:hideMark/>
          </w:tcPr>
          <w:p w14:paraId="5F8CE6B0" w14:textId="77777777" w:rsidR="009E4798" w:rsidRPr="00FE1317" w:rsidRDefault="009E4798" w:rsidP="00EF2FF3">
            <w:pPr>
              <w:rPr>
                <w:noProof/>
              </w:rPr>
            </w:pPr>
            <w:r w:rsidRPr="00FE1317">
              <w:rPr>
                <w:noProof/>
              </w:rPr>
              <w:t>Regions2</w:t>
            </w:r>
          </w:p>
        </w:tc>
        <w:tc>
          <w:tcPr>
            <w:tcW w:w="0" w:type="auto"/>
            <w:noWrap/>
            <w:hideMark/>
          </w:tcPr>
          <w:p w14:paraId="3B7AC59B" w14:textId="77777777" w:rsidR="009E4798" w:rsidRPr="00FE1317" w:rsidRDefault="009E4798" w:rsidP="00EF2FF3">
            <w:pPr>
              <w:rPr>
                <w:noProof/>
              </w:rPr>
            </w:pPr>
            <w:r w:rsidRPr="00FE1317">
              <w:rPr>
                <w:noProof/>
              </w:rPr>
              <w:t>8.235</w:t>
            </w:r>
          </w:p>
        </w:tc>
        <w:tc>
          <w:tcPr>
            <w:tcW w:w="0" w:type="auto"/>
            <w:noWrap/>
            <w:hideMark/>
          </w:tcPr>
          <w:p w14:paraId="6FFB92B6" w14:textId="77777777" w:rsidR="009E4798" w:rsidRPr="00FE1317" w:rsidRDefault="009E4798" w:rsidP="00EF2FF3">
            <w:pPr>
              <w:rPr>
                <w:noProof/>
              </w:rPr>
            </w:pPr>
            <w:r w:rsidRPr="00FE1317">
              <w:rPr>
                <w:noProof/>
              </w:rPr>
              <w:t>1</w:t>
            </w:r>
          </w:p>
        </w:tc>
        <w:tc>
          <w:tcPr>
            <w:tcW w:w="0" w:type="auto"/>
            <w:noWrap/>
            <w:hideMark/>
          </w:tcPr>
          <w:p w14:paraId="2138544B" w14:textId="77777777" w:rsidR="009E4798" w:rsidRPr="00FE1317" w:rsidRDefault="009E4798" w:rsidP="00EF2FF3">
            <w:pPr>
              <w:rPr>
                <w:noProof/>
              </w:rPr>
            </w:pPr>
            <w:r w:rsidRPr="00FE1317">
              <w:rPr>
                <w:noProof/>
              </w:rPr>
              <w:t>30.54</w:t>
            </w:r>
          </w:p>
        </w:tc>
        <w:tc>
          <w:tcPr>
            <w:tcW w:w="0" w:type="auto"/>
            <w:noWrap/>
            <w:hideMark/>
          </w:tcPr>
          <w:p w14:paraId="0906849C" w14:textId="77777777" w:rsidR="009E4798" w:rsidRPr="00FE1317" w:rsidRDefault="009E4798" w:rsidP="00EF2FF3">
            <w:pPr>
              <w:rPr>
                <w:noProof/>
              </w:rPr>
            </w:pPr>
            <w:r w:rsidRPr="00FE1317">
              <w:rPr>
                <w:noProof/>
              </w:rPr>
              <w:t>0.007392</w:t>
            </w:r>
          </w:p>
        </w:tc>
        <w:tc>
          <w:tcPr>
            <w:tcW w:w="0" w:type="auto"/>
            <w:noWrap/>
            <w:hideMark/>
          </w:tcPr>
          <w:p w14:paraId="5A1A1376" w14:textId="77777777" w:rsidR="009E4798" w:rsidRPr="00FE1317" w:rsidRDefault="009E4798" w:rsidP="00EF2FF3">
            <w:pPr>
              <w:rPr>
                <w:noProof/>
              </w:rPr>
            </w:pPr>
            <w:r w:rsidRPr="00FE1317">
              <w:rPr>
                <w:noProof/>
              </w:rPr>
              <w:t>**</w:t>
            </w:r>
          </w:p>
        </w:tc>
      </w:tr>
      <w:tr w:rsidR="009E4798" w:rsidRPr="00FE1317" w14:paraId="5D4B7FCB" w14:textId="77777777" w:rsidTr="00EF2FF3">
        <w:trPr>
          <w:trHeight w:val="300"/>
        </w:trPr>
        <w:tc>
          <w:tcPr>
            <w:tcW w:w="0" w:type="auto"/>
            <w:noWrap/>
            <w:hideMark/>
          </w:tcPr>
          <w:p w14:paraId="2A2B7634" w14:textId="77777777" w:rsidR="009E4798" w:rsidRPr="00FE1317" w:rsidRDefault="009E4798" w:rsidP="00EF2FF3">
            <w:pPr>
              <w:rPr>
                <w:noProof/>
              </w:rPr>
            </w:pPr>
            <w:r w:rsidRPr="00FE1317">
              <w:rPr>
                <w:noProof/>
              </w:rPr>
              <w:t>Year</w:t>
            </w:r>
          </w:p>
        </w:tc>
        <w:tc>
          <w:tcPr>
            <w:tcW w:w="0" w:type="auto"/>
            <w:noWrap/>
            <w:hideMark/>
          </w:tcPr>
          <w:p w14:paraId="606262F5" w14:textId="77777777" w:rsidR="009E4798" w:rsidRPr="00FE1317" w:rsidRDefault="009E4798" w:rsidP="00EF2FF3">
            <w:pPr>
              <w:rPr>
                <w:noProof/>
              </w:rPr>
            </w:pPr>
            <w:r w:rsidRPr="00FE1317">
              <w:rPr>
                <w:noProof/>
              </w:rPr>
              <w:t>17.22</w:t>
            </w:r>
          </w:p>
        </w:tc>
        <w:tc>
          <w:tcPr>
            <w:tcW w:w="0" w:type="auto"/>
            <w:noWrap/>
            <w:hideMark/>
          </w:tcPr>
          <w:p w14:paraId="397B4871" w14:textId="77777777" w:rsidR="009E4798" w:rsidRPr="00FE1317" w:rsidRDefault="009E4798" w:rsidP="00EF2FF3">
            <w:pPr>
              <w:rPr>
                <w:noProof/>
              </w:rPr>
            </w:pPr>
            <w:r w:rsidRPr="00FE1317">
              <w:rPr>
                <w:noProof/>
              </w:rPr>
              <w:t>5</w:t>
            </w:r>
          </w:p>
        </w:tc>
        <w:tc>
          <w:tcPr>
            <w:tcW w:w="0" w:type="auto"/>
            <w:noWrap/>
            <w:hideMark/>
          </w:tcPr>
          <w:p w14:paraId="4996DF0E" w14:textId="77777777" w:rsidR="009E4798" w:rsidRPr="00FE1317" w:rsidRDefault="009E4798" w:rsidP="00EF2FF3">
            <w:pPr>
              <w:rPr>
                <w:noProof/>
              </w:rPr>
            </w:pPr>
            <w:r w:rsidRPr="00FE1317">
              <w:rPr>
                <w:noProof/>
              </w:rPr>
              <w:t>333.48</w:t>
            </w:r>
          </w:p>
        </w:tc>
        <w:tc>
          <w:tcPr>
            <w:tcW w:w="0" w:type="auto"/>
            <w:noWrap/>
            <w:hideMark/>
          </w:tcPr>
          <w:p w14:paraId="3BF80B48" w14:textId="77777777" w:rsidR="009E4798" w:rsidRPr="00FE1317" w:rsidRDefault="009E4798" w:rsidP="00EF2FF3">
            <w:pPr>
              <w:rPr>
                <w:noProof/>
              </w:rPr>
            </w:pPr>
            <w:r w:rsidRPr="00FE1317">
              <w:rPr>
                <w:noProof/>
              </w:rPr>
              <w:t>3.68E-15</w:t>
            </w:r>
          </w:p>
        </w:tc>
        <w:tc>
          <w:tcPr>
            <w:tcW w:w="0" w:type="auto"/>
            <w:noWrap/>
            <w:hideMark/>
          </w:tcPr>
          <w:p w14:paraId="35D591EA" w14:textId="77777777" w:rsidR="009E4798" w:rsidRPr="00FE1317" w:rsidRDefault="009E4798" w:rsidP="00EF2FF3">
            <w:pPr>
              <w:rPr>
                <w:noProof/>
              </w:rPr>
            </w:pPr>
            <w:r w:rsidRPr="00FE1317">
              <w:rPr>
                <w:noProof/>
              </w:rPr>
              <w:t>***</w:t>
            </w:r>
          </w:p>
        </w:tc>
      </w:tr>
      <w:tr w:rsidR="009E4798" w:rsidRPr="00FE1317" w14:paraId="63D7C4E3" w14:textId="77777777" w:rsidTr="00EF2FF3">
        <w:trPr>
          <w:trHeight w:val="300"/>
        </w:trPr>
        <w:tc>
          <w:tcPr>
            <w:tcW w:w="0" w:type="auto"/>
            <w:noWrap/>
            <w:hideMark/>
          </w:tcPr>
          <w:p w14:paraId="34727B05" w14:textId="77777777" w:rsidR="009E4798" w:rsidRPr="00FE1317" w:rsidRDefault="009E4798" w:rsidP="00EF2FF3">
            <w:pPr>
              <w:rPr>
                <w:noProof/>
              </w:rPr>
            </w:pPr>
            <w:r w:rsidRPr="00FE1317">
              <w:rPr>
                <w:noProof/>
              </w:rPr>
              <w:t>SamplePeriod</w:t>
            </w:r>
          </w:p>
        </w:tc>
        <w:tc>
          <w:tcPr>
            <w:tcW w:w="0" w:type="auto"/>
            <w:noWrap/>
            <w:hideMark/>
          </w:tcPr>
          <w:p w14:paraId="26E6345A" w14:textId="77777777" w:rsidR="009E4798" w:rsidRPr="00FE1317" w:rsidRDefault="009E4798" w:rsidP="00EF2FF3">
            <w:pPr>
              <w:rPr>
                <w:noProof/>
              </w:rPr>
            </w:pPr>
            <w:r w:rsidRPr="00FE1317">
              <w:rPr>
                <w:noProof/>
              </w:rPr>
              <w:t>1.7025</w:t>
            </w:r>
          </w:p>
        </w:tc>
        <w:tc>
          <w:tcPr>
            <w:tcW w:w="0" w:type="auto"/>
            <w:noWrap/>
            <w:hideMark/>
          </w:tcPr>
          <w:p w14:paraId="687329C0" w14:textId="77777777" w:rsidR="009E4798" w:rsidRPr="00FE1317" w:rsidRDefault="009E4798" w:rsidP="00EF2FF3">
            <w:pPr>
              <w:rPr>
                <w:noProof/>
              </w:rPr>
            </w:pPr>
            <w:r w:rsidRPr="00FE1317">
              <w:rPr>
                <w:noProof/>
              </w:rPr>
              <w:t>2</w:t>
            </w:r>
          </w:p>
        </w:tc>
        <w:tc>
          <w:tcPr>
            <w:tcW w:w="0" w:type="auto"/>
            <w:noWrap/>
            <w:hideMark/>
          </w:tcPr>
          <w:p w14:paraId="2515886A" w14:textId="77777777" w:rsidR="009E4798" w:rsidRPr="00FE1317" w:rsidRDefault="009E4798" w:rsidP="00EF2FF3">
            <w:pPr>
              <w:rPr>
                <w:noProof/>
              </w:rPr>
            </w:pPr>
            <w:r w:rsidRPr="00FE1317">
              <w:rPr>
                <w:noProof/>
              </w:rPr>
              <w:t>333.1</w:t>
            </w:r>
          </w:p>
        </w:tc>
        <w:tc>
          <w:tcPr>
            <w:tcW w:w="0" w:type="auto"/>
            <w:noWrap/>
            <w:hideMark/>
          </w:tcPr>
          <w:p w14:paraId="461EFFEF" w14:textId="77777777" w:rsidR="009E4798" w:rsidRPr="00FE1317" w:rsidRDefault="009E4798" w:rsidP="00EF2FF3">
            <w:pPr>
              <w:rPr>
                <w:noProof/>
              </w:rPr>
            </w:pPr>
            <w:r w:rsidRPr="00FE1317">
              <w:rPr>
                <w:noProof/>
              </w:rPr>
              <w:t>0.183807</w:t>
            </w:r>
          </w:p>
        </w:tc>
        <w:tc>
          <w:tcPr>
            <w:tcW w:w="0" w:type="auto"/>
            <w:noWrap/>
            <w:hideMark/>
          </w:tcPr>
          <w:p w14:paraId="2E4D3ADC" w14:textId="77777777" w:rsidR="009E4798" w:rsidRPr="00FE1317" w:rsidRDefault="009E4798" w:rsidP="00EF2FF3">
            <w:pPr>
              <w:rPr>
                <w:noProof/>
              </w:rPr>
            </w:pPr>
          </w:p>
        </w:tc>
      </w:tr>
      <w:tr w:rsidR="009E4798" w:rsidRPr="00FE1317" w14:paraId="7CAA153F" w14:textId="77777777" w:rsidTr="00EF2FF3">
        <w:trPr>
          <w:trHeight w:val="300"/>
        </w:trPr>
        <w:tc>
          <w:tcPr>
            <w:tcW w:w="0" w:type="auto"/>
            <w:noWrap/>
            <w:hideMark/>
          </w:tcPr>
          <w:p w14:paraId="67A936CB" w14:textId="77777777" w:rsidR="009E4798" w:rsidRPr="00FE1317" w:rsidRDefault="009E4798" w:rsidP="00EF2FF3">
            <w:pPr>
              <w:rPr>
                <w:noProof/>
              </w:rPr>
            </w:pPr>
            <w:r w:rsidRPr="00FE1317">
              <w:rPr>
                <w:noProof/>
              </w:rPr>
              <w:t>Regions2:Year</w:t>
            </w:r>
          </w:p>
        </w:tc>
        <w:tc>
          <w:tcPr>
            <w:tcW w:w="0" w:type="auto"/>
            <w:noWrap/>
            <w:hideMark/>
          </w:tcPr>
          <w:p w14:paraId="61A7ED06" w14:textId="77777777" w:rsidR="009E4798" w:rsidRPr="00FE1317" w:rsidRDefault="009E4798" w:rsidP="00EF2FF3">
            <w:pPr>
              <w:rPr>
                <w:noProof/>
              </w:rPr>
            </w:pPr>
            <w:r w:rsidRPr="00FE1317">
              <w:rPr>
                <w:noProof/>
              </w:rPr>
              <w:t>4.9337</w:t>
            </w:r>
          </w:p>
        </w:tc>
        <w:tc>
          <w:tcPr>
            <w:tcW w:w="0" w:type="auto"/>
            <w:noWrap/>
            <w:hideMark/>
          </w:tcPr>
          <w:p w14:paraId="023CF2E0" w14:textId="77777777" w:rsidR="009E4798" w:rsidRPr="00FE1317" w:rsidRDefault="009E4798" w:rsidP="00EF2FF3">
            <w:pPr>
              <w:rPr>
                <w:noProof/>
              </w:rPr>
            </w:pPr>
            <w:r w:rsidRPr="00FE1317">
              <w:rPr>
                <w:noProof/>
              </w:rPr>
              <w:t>5</w:t>
            </w:r>
          </w:p>
        </w:tc>
        <w:tc>
          <w:tcPr>
            <w:tcW w:w="0" w:type="auto"/>
            <w:noWrap/>
            <w:hideMark/>
          </w:tcPr>
          <w:p w14:paraId="773E19DE" w14:textId="77777777" w:rsidR="009E4798" w:rsidRPr="00FE1317" w:rsidRDefault="009E4798" w:rsidP="00EF2FF3">
            <w:pPr>
              <w:rPr>
                <w:noProof/>
              </w:rPr>
            </w:pPr>
            <w:r w:rsidRPr="00FE1317">
              <w:rPr>
                <w:noProof/>
              </w:rPr>
              <w:t>333.51</w:t>
            </w:r>
          </w:p>
        </w:tc>
        <w:tc>
          <w:tcPr>
            <w:tcW w:w="0" w:type="auto"/>
            <w:noWrap/>
            <w:hideMark/>
          </w:tcPr>
          <w:p w14:paraId="24735715" w14:textId="77777777" w:rsidR="009E4798" w:rsidRPr="00FE1317" w:rsidRDefault="009E4798" w:rsidP="00EF2FF3">
            <w:pPr>
              <w:rPr>
                <w:noProof/>
              </w:rPr>
            </w:pPr>
            <w:r w:rsidRPr="00FE1317">
              <w:rPr>
                <w:noProof/>
              </w:rPr>
              <w:t>0.000226</w:t>
            </w:r>
          </w:p>
        </w:tc>
        <w:tc>
          <w:tcPr>
            <w:tcW w:w="0" w:type="auto"/>
            <w:noWrap/>
            <w:hideMark/>
          </w:tcPr>
          <w:p w14:paraId="77E08DBA" w14:textId="77777777" w:rsidR="009E4798" w:rsidRPr="00FE1317" w:rsidRDefault="009E4798" w:rsidP="00EF2FF3">
            <w:pPr>
              <w:rPr>
                <w:noProof/>
              </w:rPr>
            </w:pPr>
            <w:r w:rsidRPr="00FE1317">
              <w:rPr>
                <w:noProof/>
              </w:rPr>
              <w:t>***</w:t>
            </w:r>
          </w:p>
        </w:tc>
      </w:tr>
      <w:tr w:rsidR="009E4798" w:rsidRPr="00FE1317" w14:paraId="2B0ED32C" w14:textId="77777777" w:rsidTr="00EF2FF3">
        <w:trPr>
          <w:trHeight w:val="300"/>
        </w:trPr>
        <w:tc>
          <w:tcPr>
            <w:tcW w:w="0" w:type="auto"/>
            <w:noWrap/>
            <w:hideMark/>
          </w:tcPr>
          <w:p w14:paraId="23FE1BAF" w14:textId="77777777" w:rsidR="009E4798" w:rsidRPr="00FE1317" w:rsidRDefault="009E4798" w:rsidP="00EF2FF3">
            <w:pPr>
              <w:rPr>
                <w:noProof/>
              </w:rPr>
            </w:pPr>
            <w:r w:rsidRPr="00FE1317">
              <w:rPr>
                <w:noProof/>
              </w:rPr>
              <w:t>Year:SamplePeriod</w:t>
            </w:r>
          </w:p>
        </w:tc>
        <w:tc>
          <w:tcPr>
            <w:tcW w:w="0" w:type="auto"/>
            <w:noWrap/>
            <w:hideMark/>
          </w:tcPr>
          <w:p w14:paraId="6678BD8C" w14:textId="77777777" w:rsidR="009E4798" w:rsidRPr="00FE1317" w:rsidRDefault="009E4798" w:rsidP="00EF2FF3">
            <w:pPr>
              <w:rPr>
                <w:noProof/>
              </w:rPr>
            </w:pPr>
            <w:r w:rsidRPr="00FE1317">
              <w:rPr>
                <w:noProof/>
              </w:rPr>
              <w:t>4.6286</w:t>
            </w:r>
          </w:p>
        </w:tc>
        <w:tc>
          <w:tcPr>
            <w:tcW w:w="0" w:type="auto"/>
            <w:noWrap/>
            <w:hideMark/>
          </w:tcPr>
          <w:p w14:paraId="410C8DCF" w14:textId="77777777" w:rsidR="009E4798" w:rsidRPr="00FE1317" w:rsidRDefault="009E4798" w:rsidP="00EF2FF3">
            <w:pPr>
              <w:rPr>
                <w:noProof/>
              </w:rPr>
            </w:pPr>
            <w:r w:rsidRPr="00FE1317">
              <w:rPr>
                <w:noProof/>
              </w:rPr>
              <w:t>10</w:t>
            </w:r>
          </w:p>
        </w:tc>
        <w:tc>
          <w:tcPr>
            <w:tcW w:w="0" w:type="auto"/>
            <w:noWrap/>
            <w:hideMark/>
          </w:tcPr>
          <w:p w14:paraId="19A911E6" w14:textId="77777777" w:rsidR="009E4798" w:rsidRPr="00FE1317" w:rsidRDefault="009E4798" w:rsidP="00EF2FF3">
            <w:pPr>
              <w:rPr>
                <w:noProof/>
              </w:rPr>
            </w:pPr>
            <w:r w:rsidRPr="00FE1317">
              <w:rPr>
                <w:noProof/>
              </w:rPr>
              <w:t>333.38</w:t>
            </w:r>
          </w:p>
        </w:tc>
        <w:tc>
          <w:tcPr>
            <w:tcW w:w="0" w:type="auto"/>
            <w:noWrap/>
            <w:hideMark/>
          </w:tcPr>
          <w:p w14:paraId="062053EA" w14:textId="77777777" w:rsidR="009E4798" w:rsidRPr="00FE1317" w:rsidRDefault="009E4798" w:rsidP="00EF2FF3">
            <w:pPr>
              <w:rPr>
                <w:noProof/>
              </w:rPr>
            </w:pPr>
            <w:r w:rsidRPr="00FE1317">
              <w:rPr>
                <w:noProof/>
              </w:rPr>
              <w:t>3.49E-06</w:t>
            </w:r>
          </w:p>
        </w:tc>
        <w:tc>
          <w:tcPr>
            <w:tcW w:w="0" w:type="auto"/>
            <w:noWrap/>
            <w:hideMark/>
          </w:tcPr>
          <w:p w14:paraId="213FE3B1" w14:textId="77777777" w:rsidR="009E4798" w:rsidRPr="00FE1317" w:rsidRDefault="009E4798" w:rsidP="00EF2FF3">
            <w:pPr>
              <w:rPr>
                <w:noProof/>
              </w:rPr>
            </w:pPr>
            <w:r w:rsidRPr="00FE1317">
              <w:rPr>
                <w:noProof/>
              </w:rPr>
              <w:t>***</w:t>
            </w:r>
          </w:p>
        </w:tc>
      </w:tr>
      <w:tr w:rsidR="009E4798" w:rsidRPr="00FE1317" w14:paraId="459972A3" w14:textId="77777777" w:rsidTr="00EF2FF3">
        <w:trPr>
          <w:trHeight w:val="300"/>
        </w:trPr>
        <w:tc>
          <w:tcPr>
            <w:tcW w:w="0" w:type="auto"/>
            <w:noWrap/>
            <w:hideMark/>
          </w:tcPr>
          <w:p w14:paraId="72C7F89A" w14:textId="77777777" w:rsidR="009E4798" w:rsidRPr="00FE1317" w:rsidRDefault="009E4798" w:rsidP="00EF2FF3">
            <w:pPr>
              <w:rPr>
                <w:noProof/>
              </w:rPr>
            </w:pPr>
            <w:r w:rsidRPr="00FE1317">
              <w:rPr>
                <w:noProof/>
              </w:rPr>
              <w:t>Regions2:SamplePeriod</w:t>
            </w:r>
          </w:p>
        </w:tc>
        <w:tc>
          <w:tcPr>
            <w:tcW w:w="0" w:type="auto"/>
            <w:noWrap/>
            <w:hideMark/>
          </w:tcPr>
          <w:p w14:paraId="7C991FEE" w14:textId="77777777" w:rsidR="009E4798" w:rsidRPr="00FE1317" w:rsidRDefault="009E4798" w:rsidP="00EF2FF3">
            <w:pPr>
              <w:rPr>
                <w:noProof/>
              </w:rPr>
            </w:pPr>
            <w:r w:rsidRPr="00FE1317">
              <w:rPr>
                <w:noProof/>
              </w:rPr>
              <w:t>0.4987</w:t>
            </w:r>
          </w:p>
        </w:tc>
        <w:tc>
          <w:tcPr>
            <w:tcW w:w="0" w:type="auto"/>
            <w:noWrap/>
            <w:hideMark/>
          </w:tcPr>
          <w:p w14:paraId="196AF48F" w14:textId="77777777" w:rsidR="009E4798" w:rsidRPr="00FE1317" w:rsidRDefault="009E4798" w:rsidP="00EF2FF3">
            <w:pPr>
              <w:rPr>
                <w:noProof/>
              </w:rPr>
            </w:pPr>
            <w:r w:rsidRPr="00FE1317">
              <w:rPr>
                <w:noProof/>
              </w:rPr>
              <w:t>2</w:t>
            </w:r>
          </w:p>
        </w:tc>
        <w:tc>
          <w:tcPr>
            <w:tcW w:w="0" w:type="auto"/>
            <w:noWrap/>
            <w:hideMark/>
          </w:tcPr>
          <w:p w14:paraId="3734D89C" w14:textId="77777777" w:rsidR="009E4798" w:rsidRPr="00FE1317" w:rsidRDefault="009E4798" w:rsidP="00EF2FF3">
            <w:pPr>
              <w:rPr>
                <w:noProof/>
              </w:rPr>
            </w:pPr>
            <w:r w:rsidRPr="00FE1317">
              <w:rPr>
                <w:noProof/>
              </w:rPr>
              <w:t>333.23</w:t>
            </w:r>
          </w:p>
        </w:tc>
        <w:tc>
          <w:tcPr>
            <w:tcW w:w="0" w:type="auto"/>
            <w:noWrap/>
            <w:hideMark/>
          </w:tcPr>
          <w:p w14:paraId="0166972B" w14:textId="77777777" w:rsidR="009E4798" w:rsidRPr="00FE1317" w:rsidRDefault="009E4798" w:rsidP="00EF2FF3">
            <w:pPr>
              <w:rPr>
                <w:noProof/>
              </w:rPr>
            </w:pPr>
            <w:r w:rsidRPr="00FE1317">
              <w:rPr>
                <w:noProof/>
              </w:rPr>
              <w:t>0.607781</w:t>
            </w:r>
          </w:p>
        </w:tc>
        <w:tc>
          <w:tcPr>
            <w:tcW w:w="0" w:type="auto"/>
            <w:noWrap/>
            <w:hideMark/>
          </w:tcPr>
          <w:p w14:paraId="57C1EC77" w14:textId="77777777" w:rsidR="009E4798" w:rsidRPr="00FE1317" w:rsidRDefault="009E4798" w:rsidP="00EF2FF3">
            <w:pPr>
              <w:rPr>
                <w:noProof/>
              </w:rPr>
            </w:pPr>
          </w:p>
        </w:tc>
      </w:tr>
      <w:tr w:rsidR="009E4798" w:rsidRPr="00FE1317" w14:paraId="7F437B2C" w14:textId="77777777" w:rsidTr="00EF2FF3">
        <w:trPr>
          <w:trHeight w:val="300"/>
        </w:trPr>
        <w:tc>
          <w:tcPr>
            <w:tcW w:w="0" w:type="auto"/>
            <w:gridSpan w:val="6"/>
            <w:noWrap/>
            <w:hideMark/>
          </w:tcPr>
          <w:p w14:paraId="2ACFC19D" w14:textId="77777777" w:rsidR="009E4798" w:rsidRPr="00FE1317" w:rsidRDefault="009E4798" w:rsidP="00EF2FF3">
            <w:pPr>
              <w:rPr>
                <w:noProof/>
              </w:rPr>
            </w:pPr>
            <w:r w:rsidRPr="00FE1317">
              <w:rPr>
                <w:noProof/>
              </w:rPr>
              <w:t>Signif. codes:  0 ‘***’ 0.001 ‘**’ 0.01 ‘*’ 0.05 ‘.’ 0.1 ‘ ’ 1</w:t>
            </w:r>
          </w:p>
        </w:tc>
      </w:tr>
    </w:tbl>
    <w:p w14:paraId="55C0296A" w14:textId="77777777" w:rsidR="009E4798" w:rsidRDefault="009E4798" w:rsidP="009E4798">
      <w:pPr>
        <w:rPr>
          <w:noProof/>
        </w:rPr>
      </w:pPr>
      <w:r w:rsidRPr="00FE1317">
        <w:rPr>
          <w:noProof/>
        </w:rPr>
        <w:t xml:space="preserve"> </w:t>
      </w:r>
    </w:p>
    <w:p w14:paraId="78D964E0" w14:textId="61F7D8D1" w:rsidR="009E4798" w:rsidRDefault="009E4798" w:rsidP="009E4798">
      <w:pPr>
        <w:pStyle w:val="Caption"/>
        <w:keepNext/>
      </w:pPr>
      <w:r>
        <w:lastRenderedPageBreak/>
        <w:t xml:space="preserve">Table </w:t>
      </w:r>
      <w:fldSimple w:instr=" SEQ Table \* ARABIC ">
        <w:r w:rsidR="006D41CE">
          <w:rPr>
            <w:noProof/>
          </w:rPr>
          <w:t>14</w:t>
        </w:r>
      </w:fldSimple>
      <w:r>
        <w:t xml:space="preserve">. </w:t>
      </w:r>
      <w:r w:rsidRPr="004F7A79">
        <w:t xml:space="preserve">Estimated marginal means for the </w:t>
      </w:r>
      <w:proofErr w:type="spellStart"/>
      <w:r w:rsidRPr="004F7A79">
        <w:t>c</w:t>
      </w:r>
      <w:r>
        <w:t>ladocera</w:t>
      </w:r>
      <w:proofErr w:type="spellEnd"/>
      <w:r w:rsidRPr="004F7A79">
        <w:t xml:space="preserve"> linear mixed effects model with Sidak adjusted pairwise comparisons for Region by Year</w:t>
      </w:r>
    </w:p>
    <w:tbl>
      <w:tblPr>
        <w:tblStyle w:val="TableGrid"/>
        <w:tblW w:w="0" w:type="auto"/>
        <w:tblLook w:val="04A0" w:firstRow="1" w:lastRow="0" w:firstColumn="1" w:lastColumn="0" w:noHBand="0" w:noVBand="1"/>
      </w:tblPr>
      <w:tblGrid>
        <w:gridCol w:w="2515"/>
        <w:gridCol w:w="900"/>
        <w:gridCol w:w="1170"/>
        <w:gridCol w:w="1170"/>
        <w:gridCol w:w="1170"/>
        <w:gridCol w:w="1160"/>
        <w:gridCol w:w="1151"/>
      </w:tblGrid>
      <w:tr w:rsidR="009E4798" w:rsidRPr="009E4798" w14:paraId="30097C76" w14:textId="77777777" w:rsidTr="009E4798">
        <w:trPr>
          <w:trHeight w:val="547"/>
        </w:trPr>
        <w:tc>
          <w:tcPr>
            <w:tcW w:w="9236" w:type="dxa"/>
            <w:gridSpan w:val="7"/>
            <w:noWrap/>
            <w:hideMark/>
          </w:tcPr>
          <w:p w14:paraId="54933FF5" w14:textId="77777777" w:rsidR="009E4798" w:rsidRPr="009E4798" w:rsidRDefault="009E4798">
            <w:pPr>
              <w:rPr>
                <w:noProof/>
              </w:rPr>
            </w:pPr>
            <w:r w:rsidRPr="009E4798">
              <w:rPr>
                <w:noProof/>
                <w:sz w:val="18"/>
                <w:szCs w:val="18"/>
              </w:rPr>
              <w:t>lmer_emm_clad_ry &lt;- emmeans(model4.1_clad, specs = pairwise ~Regions2|Year,adjust="sidak")</w:t>
            </w:r>
          </w:p>
        </w:tc>
      </w:tr>
      <w:tr w:rsidR="009E4798" w:rsidRPr="009E4798" w14:paraId="7D8E1A04" w14:textId="77777777" w:rsidTr="009E4798">
        <w:trPr>
          <w:trHeight w:val="547"/>
        </w:trPr>
        <w:tc>
          <w:tcPr>
            <w:tcW w:w="2515" w:type="dxa"/>
            <w:noWrap/>
            <w:hideMark/>
          </w:tcPr>
          <w:p w14:paraId="76F88844" w14:textId="77777777" w:rsidR="009E4798" w:rsidRPr="009E4798" w:rsidRDefault="009E4798">
            <w:r w:rsidRPr="009E4798">
              <w:t xml:space="preserve">contrast              </w:t>
            </w:r>
          </w:p>
        </w:tc>
        <w:tc>
          <w:tcPr>
            <w:tcW w:w="900" w:type="dxa"/>
            <w:noWrap/>
            <w:hideMark/>
          </w:tcPr>
          <w:p w14:paraId="37908AE5" w14:textId="77777777" w:rsidR="009E4798" w:rsidRPr="009E4798" w:rsidRDefault="009E4798">
            <w:r w:rsidRPr="009E4798">
              <w:t xml:space="preserve">Year </w:t>
            </w:r>
          </w:p>
        </w:tc>
        <w:tc>
          <w:tcPr>
            <w:tcW w:w="1170" w:type="dxa"/>
            <w:noWrap/>
            <w:hideMark/>
          </w:tcPr>
          <w:p w14:paraId="3F2D4623" w14:textId="2CF893BE" w:rsidR="009E4798" w:rsidRPr="009E4798" w:rsidRDefault="009E4798">
            <w:r w:rsidRPr="009E4798">
              <w:t xml:space="preserve">  </w:t>
            </w:r>
            <w:r>
              <w:t>E</w:t>
            </w:r>
            <w:r w:rsidRPr="009E4798">
              <w:t>stimate</w:t>
            </w:r>
          </w:p>
        </w:tc>
        <w:tc>
          <w:tcPr>
            <w:tcW w:w="1170" w:type="dxa"/>
            <w:noWrap/>
            <w:hideMark/>
          </w:tcPr>
          <w:p w14:paraId="46E8897A" w14:textId="77777777" w:rsidR="009E4798" w:rsidRPr="009E4798" w:rsidRDefault="009E4798">
            <w:r w:rsidRPr="009E4798">
              <w:t xml:space="preserve">        SE</w:t>
            </w:r>
          </w:p>
        </w:tc>
        <w:tc>
          <w:tcPr>
            <w:tcW w:w="1170" w:type="dxa"/>
            <w:noWrap/>
            <w:hideMark/>
          </w:tcPr>
          <w:p w14:paraId="61EEE236" w14:textId="77777777" w:rsidR="009E4798" w:rsidRPr="009E4798" w:rsidRDefault="009E4798">
            <w:r w:rsidRPr="009E4798">
              <w:t xml:space="preserve">       df</w:t>
            </w:r>
          </w:p>
        </w:tc>
        <w:tc>
          <w:tcPr>
            <w:tcW w:w="1160" w:type="dxa"/>
            <w:noWrap/>
            <w:hideMark/>
          </w:tcPr>
          <w:p w14:paraId="24692A1B" w14:textId="77777777" w:rsidR="009E4798" w:rsidRPr="009E4798" w:rsidRDefault="009E4798">
            <w:r w:rsidRPr="009E4798">
              <w:t xml:space="preserve">   t.ratio</w:t>
            </w:r>
          </w:p>
        </w:tc>
        <w:tc>
          <w:tcPr>
            <w:tcW w:w="1151" w:type="dxa"/>
            <w:noWrap/>
            <w:hideMark/>
          </w:tcPr>
          <w:p w14:paraId="71810447" w14:textId="77777777" w:rsidR="009E4798" w:rsidRPr="009E4798" w:rsidRDefault="009E4798">
            <w:r w:rsidRPr="009E4798">
              <w:t xml:space="preserve">   p.value</w:t>
            </w:r>
          </w:p>
        </w:tc>
      </w:tr>
      <w:tr w:rsidR="009E4798" w:rsidRPr="009E4798" w14:paraId="244E5A57" w14:textId="77777777" w:rsidTr="009E4798">
        <w:trPr>
          <w:trHeight w:val="547"/>
        </w:trPr>
        <w:tc>
          <w:tcPr>
            <w:tcW w:w="2515" w:type="dxa"/>
            <w:noWrap/>
            <w:hideMark/>
          </w:tcPr>
          <w:p w14:paraId="4F88FFF7" w14:textId="77777777" w:rsidR="009E4798" w:rsidRPr="009E4798" w:rsidRDefault="009E4798">
            <w:pPr>
              <w:rPr>
                <w:noProof/>
              </w:rPr>
            </w:pPr>
            <w:r w:rsidRPr="009E4798">
              <w:rPr>
                <w:noProof/>
              </w:rPr>
              <w:t xml:space="preserve">Downstream - Upstream </w:t>
            </w:r>
          </w:p>
        </w:tc>
        <w:tc>
          <w:tcPr>
            <w:tcW w:w="900" w:type="dxa"/>
            <w:noWrap/>
            <w:hideMark/>
          </w:tcPr>
          <w:p w14:paraId="55D091F4" w14:textId="77777777" w:rsidR="009E4798" w:rsidRPr="009E4798" w:rsidRDefault="009E4798" w:rsidP="009E4798">
            <w:pPr>
              <w:rPr>
                <w:noProof/>
              </w:rPr>
            </w:pPr>
            <w:r w:rsidRPr="009E4798">
              <w:rPr>
                <w:noProof/>
              </w:rPr>
              <w:t>2014</w:t>
            </w:r>
          </w:p>
        </w:tc>
        <w:tc>
          <w:tcPr>
            <w:tcW w:w="1170" w:type="dxa"/>
            <w:noWrap/>
            <w:hideMark/>
          </w:tcPr>
          <w:p w14:paraId="3D7C14B5" w14:textId="77777777" w:rsidR="009E4798" w:rsidRPr="009E4798" w:rsidRDefault="009E4798" w:rsidP="009E4798">
            <w:pPr>
              <w:rPr>
                <w:noProof/>
              </w:rPr>
            </w:pPr>
            <w:r w:rsidRPr="009E4798">
              <w:rPr>
                <w:noProof/>
              </w:rPr>
              <w:t>-1.3404</w:t>
            </w:r>
          </w:p>
        </w:tc>
        <w:tc>
          <w:tcPr>
            <w:tcW w:w="1170" w:type="dxa"/>
            <w:noWrap/>
            <w:hideMark/>
          </w:tcPr>
          <w:p w14:paraId="5C334024" w14:textId="77777777" w:rsidR="009E4798" w:rsidRPr="009E4798" w:rsidRDefault="009E4798" w:rsidP="009E4798">
            <w:pPr>
              <w:rPr>
                <w:noProof/>
              </w:rPr>
            </w:pPr>
            <w:r w:rsidRPr="009E4798">
              <w:rPr>
                <w:noProof/>
              </w:rPr>
              <w:t>0.493069</w:t>
            </w:r>
          </w:p>
        </w:tc>
        <w:tc>
          <w:tcPr>
            <w:tcW w:w="1170" w:type="dxa"/>
            <w:noWrap/>
            <w:hideMark/>
          </w:tcPr>
          <w:p w14:paraId="35307D7F" w14:textId="77777777" w:rsidR="009E4798" w:rsidRPr="009E4798" w:rsidRDefault="009E4798" w:rsidP="009E4798">
            <w:pPr>
              <w:rPr>
                <w:noProof/>
              </w:rPr>
            </w:pPr>
            <w:r w:rsidRPr="009E4798">
              <w:rPr>
                <w:noProof/>
              </w:rPr>
              <w:t>22.93182</w:t>
            </w:r>
          </w:p>
        </w:tc>
        <w:tc>
          <w:tcPr>
            <w:tcW w:w="1160" w:type="dxa"/>
            <w:noWrap/>
            <w:hideMark/>
          </w:tcPr>
          <w:p w14:paraId="204B3181" w14:textId="77777777" w:rsidR="009E4798" w:rsidRPr="009E4798" w:rsidRDefault="009E4798" w:rsidP="009E4798">
            <w:pPr>
              <w:rPr>
                <w:noProof/>
              </w:rPr>
            </w:pPr>
            <w:r w:rsidRPr="009E4798">
              <w:rPr>
                <w:noProof/>
              </w:rPr>
              <w:t>-2.71848</w:t>
            </w:r>
          </w:p>
        </w:tc>
        <w:tc>
          <w:tcPr>
            <w:tcW w:w="1151" w:type="dxa"/>
            <w:noWrap/>
            <w:hideMark/>
          </w:tcPr>
          <w:p w14:paraId="7FB6D676" w14:textId="77777777" w:rsidR="009E4798" w:rsidRPr="009E4798" w:rsidRDefault="009E4798" w:rsidP="009E4798">
            <w:pPr>
              <w:rPr>
                <w:noProof/>
              </w:rPr>
            </w:pPr>
            <w:r w:rsidRPr="009E4798">
              <w:rPr>
                <w:noProof/>
              </w:rPr>
              <w:t>0.012273</w:t>
            </w:r>
          </w:p>
        </w:tc>
      </w:tr>
      <w:tr w:rsidR="009E4798" w:rsidRPr="009E4798" w14:paraId="08FDD037" w14:textId="77777777" w:rsidTr="009E4798">
        <w:trPr>
          <w:trHeight w:val="547"/>
        </w:trPr>
        <w:tc>
          <w:tcPr>
            <w:tcW w:w="2515" w:type="dxa"/>
            <w:noWrap/>
            <w:hideMark/>
          </w:tcPr>
          <w:p w14:paraId="6CEC7D9D" w14:textId="77777777" w:rsidR="009E4798" w:rsidRPr="009E4798" w:rsidRDefault="009E4798">
            <w:pPr>
              <w:rPr>
                <w:noProof/>
              </w:rPr>
            </w:pPr>
            <w:r w:rsidRPr="009E4798">
              <w:rPr>
                <w:noProof/>
              </w:rPr>
              <w:t xml:space="preserve">Downstream - Upstream </w:t>
            </w:r>
          </w:p>
        </w:tc>
        <w:tc>
          <w:tcPr>
            <w:tcW w:w="900" w:type="dxa"/>
            <w:noWrap/>
            <w:hideMark/>
          </w:tcPr>
          <w:p w14:paraId="479BF136" w14:textId="77777777" w:rsidR="009E4798" w:rsidRPr="009E4798" w:rsidRDefault="009E4798" w:rsidP="009E4798">
            <w:pPr>
              <w:rPr>
                <w:noProof/>
              </w:rPr>
            </w:pPr>
            <w:r w:rsidRPr="009E4798">
              <w:rPr>
                <w:noProof/>
              </w:rPr>
              <w:t>2015</w:t>
            </w:r>
          </w:p>
        </w:tc>
        <w:tc>
          <w:tcPr>
            <w:tcW w:w="1170" w:type="dxa"/>
            <w:noWrap/>
            <w:hideMark/>
          </w:tcPr>
          <w:p w14:paraId="44818427" w14:textId="77777777" w:rsidR="009E4798" w:rsidRPr="009E4798" w:rsidRDefault="009E4798" w:rsidP="009E4798">
            <w:pPr>
              <w:rPr>
                <w:noProof/>
              </w:rPr>
            </w:pPr>
            <w:r w:rsidRPr="009E4798">
              <w:rPr>
                <w:noProof/>
              </w:rPr>
              <w:t>-0.51656</w:t>
            </w:r>
          </w:p>
        </w:tc>
        <w:tc>
          <w:tcPr>
            <w:tcW w:w="1170" w:type="dxa"/>
            <w:noWrap/>
            <w:hideMark/>
          </w:tcPr>
          <w:p w14:paraId="37B79659" w14:textId="77777777" w:rsidR="009E4798" w:rsidRPr="009E4798" w:rsidRDefault="009E4798" w:rsidP="009E4798">
            <w:pPr>
              <w:rPr>
                <w:noProof/>
              </w:rPr>
            </w:pPr>
            <w:r w:rsidRPr="009E4798">
              <w:rPr>
                <w:noProof/>
              </w:rPr>
              <w:t>0.469147</w:t>
            </w:r>
          </w:p>
        </w:tc>
        <w:tc>
          <w:tcPr>
            <w:tcW w:w="1170" w:type="dxa"/>
            <w:noWrap/>
            <w:hideMark/>
          </w:tcPr>
          <w:p w14:paraId="190FA76E" w14:textId="77777777" w:rsidR="009E4798" w:rsidRPr="009E4798" w:rsidRDefault="009E4798" w:rsidP="009E4798">
            <w:pPr>
              <w:rPr>
                <w:noProof/>
              </w:rPr>
            </w:pPr>
            <w:r w:rsidRPr="009E4798">
              <w:rPr>
                <w:noProof/>
              </w:rPr>
              <w:t>18.88639</w:t>
            </w:r>
          </w:p>
        </w:tc>
        <w:tc>
          <w:tcPr>
            <w:tcW w:w="1160" w:type="dxa"/>
            <w:noWrap/>
            <w:hideMark/>
          </w:tcPr>
          <w:p w14:paraId="0896EB4D" w14:textId="77777777" w:rsidR="009E4798" w:rsidRPr="009E4798" w:rsidRDefault="009E4798" w:rsidP="009E4798">
            <w:pPr>
              <w:rPr>
                <w:noProof/>
              </w:rPr>
            </w:pPr>
            <w:r w:rsidRPr="009E4798">
              <w:rPr>
                <w:noProof/>
              </w:rPr>
              <w:t>-1.10105</w:t>
            </w:r>
          </w:p>
        </w:tc>
        <w:tc>
          <w:tcPr>
            <w:tcW w:w="1151" w:type="dxa"/>
            <w:noWrap/>
            <w:hideMark/>
          </w:tcPr>
          <w:p w14:paraId="20CD8F43" w14:textId="77777777" w:rsidR="009E4798" w:rsidRPr="009E4798" w:rsidRDefault="009E4798" w:rsidP="009E4798">
            <w:pPr>
              <w:rPr>
                <w:noProof/>
              </w:rPr>
            </w:pPr>
            <w:r w:rsidRPr="009E4798">
              <w:rPr>
                <w:noProof/>
              </w:rPr>
              <w:t>0.284709</w:t>
            </w:r>
          </w:p>
        </w:tc>
      </w:tr>
      <w:tr w:rsidR="009E4798" w:rsidRPr="009E4798" w14:paraId="38C2D70C" w14:textId="77777777" w:rsidTr="009E4798">
        <w:trPr>
          <w:trHeight w:val="547"/>
        </w:trPr>
        <w:tc>
          <w:tcPr>
            <w:tcW w:w="2515" w:type="dxa"/>
            <w:noWrap/>
            <w:hideMark/>
          </w:tcPr>
          <w:p w14:paraId="0C297D6A" w14:textId="77777777" w:rsidR="009E4798" w:rsidRPr="009E4798" w:rsidRDefault="009E4798">
            <w:pPr>
              <w:rPr>
                <w:noProof/>
              </w:rPr>
            </w:pPr>
            <w:r w:rsidRPr="009E4798">
              <w:rPr>
                <w:noProof/>
              </w:rPr>
              <w:t xml:space="preserve">Downstream - Upstream </w:t>
            </w:r>
          </w:p>
        </w:tc>
        <w:tc>
          <w:tcPr>
            <w:tcW w:w="900" w:type="dxa"/>
            <w:noWrap/>
            <w:hideMark/>
          </w:tcPr>
          <w:p w14:paraId="2EBCFE29" w14:textId="77777777" w:rsidR="009E4798" w:rsidRPr="009E4798" w:rsidRDefault="009E4798" w:rsidP="009E4798">
            <w:pPr>
              <w:rPr>
                <w:noProof/>
              </w:rPr>
            </w:pPr>
            <w:r w:rsidRPr="009E4798">
              <w:rPr>
                <w:noProof/>
              </w:rPr>
              <w:t>2016</w:t>
            </w:r>
          </w:p>
        </w:tc>
        <w:tc>
          <w:tcPr>
            <w:tcW w:w="1170" w:type="dxa"/>
            <w:noWrap/>
            <w:hideMark/>
          </w:tcPr>
          <w:p w14:paraId="236F3CA5" w14:textId="77777777" w:rsidR="009E4798" w:rsidRPr="009E4798" w:rsidRDefault="009E4798" w:rsidP="009E4798">
            <w:pPr>
              <w:rPr>
                <w:noProof/>
              </w:rPr>
            </w:pPr>
            <w:r w:rsidRPr="009E4798">
              <w:rPr>
                <w:noProof/>
              </w:rPr>
              <w:t>-1.59332</w:t>
            </w:r>
          </w:p>
        </w:tc>
        <w:tc>
          <w:tcPr>
            <w:tcW w:w="1170" w:type="dxa"/>
            <w:noWrap/>
            <w:hideMark/>
          </w:tcPr>
          <w:p w14:paraId="7D763FEF" w14:textId="77777777" w:rsidR="009E4798" w:rsidRPr="009E4798" w:rsidRDefault="009E4798" w:rsidP="009E4798">
            <w:pPr>
              <w:rPr>
                <w:noProof/>
              </w:rPr>
            </w:pPr>
            <w:r w:rsidRPr="009E4798">
              <w:rPr>
                <w:noProof/>
              </w:rPr>
              <w:t>0.487107</w:t>
            </w:r>
          </w:p>
        </w:tc>
        <w:tc>
          <w:tcPr>
            <w:tcW w:w="1170" w:type="dxa"/>
            <w:noWrap/>
            <w:hideMark/>
          </w:tcPr>
          <w:p w14:paraId="3C7FA44B" w14:textId="77777777" w:rsidR="009E4798" w:rsidRPr="009E4798" w:rsidRDefault="009E4798" w:rsidP="009E4798">
            <w:pPr>
              <w:rPr>
                <w:noProof/>
              </w:rPr>
            </w:pPr>
            <w:r w:rsidRPr="009E4798">
              <w:rPr>
                <w:noProof/>
              </w:rPr>
              <w:t>21.80927</w:t>
            </w:r>
          </w:p>
        </w:tc>
        <w:tc>
          <w:tcPr>
            <w:tcW w:w="1160" w:type="dxa"/>
            <w:noWrap/>
            <w:hideMark/>
          </w:tcPr>
          <w:p w14:paraId="07CE9D74" w14:textId="77777777" w:rsidR="009E4798" w:rsidRPr="009E4798" w:rsidRDefault="009E4798" w:rsidP="009E4798">
            <w:pPr>
              <w:rPr>
                <w:noProof/>
              </w:rPr>
            </w:pPr>
            <w:r w:rsidRPr="009E4798">
              <w:rPr>
                <w:noProof/>
              </w:rPr>
              <w:t>-3.27099</w:t>
            </w:r>
          </w:p>
        </w:tc>
        <w:tc>
          <w:tcPr>
            <w:tcW w:w="1151" w:type="dxa"/>
            <w:noWrap/>
            <w:hideMark/>
          </w:tcPr>
          <w:p w14:paraId="1C7B1434" w14:textId="77777777" w:rsidR="009E4798" w:rsidRPr="009E4798" w:rsidRDefault="009E4798" w:rsidP="009E4798">
            <w:pPr>
              <w:rPr>
                <w:noProof/>
              </w:rPr>
            </w:pPr>
            <w:r w:rsidRPr="009E4798">
              <w:rPr>
                <w:noProof/>
              </w:rPr>
              <w:t>0.003522</w:t>
            </w:r>
          </w:p>
        </w:tc>
      </w:tr>
      <w:tr w:rsidR="009E4798" w:rsidRPr="009E4798" w14:paraId="2D5EF19D" w14:textId="77777777" w:rsidTr="009E4798">
        <w:trPr>
          <w:trHeight w:val="547"/>
        </w:trPr>
        <w:tc>
          <w:tcPr>
            <w:tcW w:w="2515" w:type="dxa"/>
            <w:noWrap/>
            <w:hideMark/>
          </w:tcPr>
          <w:p w14:paraId="25C0BE21" w14:textId="77777777" w:rsidR="009E4798" w:rsidRPr="009E4798" w:rsidRDefault="009E4798">
            <w:pPr>
              <w:rPr>
                <w:noProof/>
              </w:rPr>
            </w:pPr>
            <w:r w:rsidRPr="009E4798">
              <w:rPr>
                <w:noProof/>
              </w:rPr>
              <w:t xml:space="preserve">Downstream - Upstream </w:t>
            </w:r>
          </w:p>
        </w:tc>
        <w:tc>
          <w:tcPr>
            <w:tcW w:w="900" w:type="dxa"/>
            <w:noWrap/>
            <w:hideMark/>
          </w:tcPr>
          <w:p w14:paraId="6E4AB880" w14:textId="77777777" w:rsidR="009E4798" w:rsidRPr="009E4798" w:rsidRDefault="009E4798" w:rsidP="009E4798">
            <w:pPr>
              <w:rPr>
                <w:noProof/>
              </w:rPr>
            </w:pPr>
            <w:r w:rsidRPr="009E4798">
              <w:rPr>
                <w:noProof/>
              </w:rPr>
              <w:t>2017</w:t>
            </w:r>
          </w:p>
        </w:tc>
        <w:tc>
          <w:tcPr>
            <w:tcW w:w="1170" w:type="dxa"/>
            <w:noWrap/>
            <w:hideMark/>
          </w:tcPr>
          <w:p w14:paraId="4394EF66" w14:textId="77777777" w:rsidR="009E4798" w:rsidRPr="009E4798" w:rsidRDefault="009E4798" w:rsidP="009E4798">
            <w:pPr>
              <w:rPr>
                <w:noProof/>
              </w:rPr>
            </w:pPr>
            <w:r w:rsidRPr="009E4798">
              <w:rPr>
                <w:noProof/>
              </w:rPr>
              <w:t>-2.45869</w:t>
            </w:r>
          </w:p>
        </w:tc>
        <w:tc>
          <w:tcPr>
            <w:tcW w:w="1170" w:type="dxa"/>
            <w:noWrap/>
            <w:hideMark/>
          </w:tcPr>
          <w:p w14:paraId="43B10148" w14:textId="77777777" w:rsidR="009E4798" w:rsidRPr="009E4798" w:rsidRDefault="009E4798" w:rsidP="009E4798">
            <w:pPr>
              <w:rPr>
                <w:noProof/>
              </w:rPr>
            </w:pPr>
            <w:r w:rsidRPr="009E4798">
              <w:rPr>
                <w:noProof/>
              </w:rPr>
              <w:t>0.490381</w:t>
            </w:r>
          </w:p>
        </w:tc>
        <w:tc>
          <w:tcPr>
            <w:tcW w:w="1170" w:type="dxa"/>
            <w:noWrap/>
            <w:hideMark/>
          </w:tcPr>
          <w:p w14:paraId="788B1034" w14:textId="77777777" w:rsidR="009E4798" w:rsidRPr="009E4798" w:rsidRDefault="009E4798" w:rsidP="009E4798">
            <w:pPr>
              <w:rPr>
                <w:noProof/>
              </w:rPr>
            </w:pPr>
            <w:r w:rsidRPr="009E4798">
              <w:rPr>
                <w:noProof/>
              </w:rPr>
              <w:t>22.42009</w:t>
            </w:r>
          </w:p>
        </w:tc>
        <w:tc>
          <w:tcPr>
            <w:tcW w:w="1160" w:type="dxa"/>
            <w:noWrap/>
            <w:hideMark/>
          </w:tcPr>
          <w:p w14:paraId="09F98E0F" w14:textId="77777777" w:rsidR="009E4798" w:rsidRPr="009E4798" w:rsidRDefault="009E4798" w:rsidP="009E4798">
            <w:pPr>
              <w:rPr>
                <w:noProof/>
              </w:rPr>
            </w:pPr>
            <w:r w:rsidRPr="009E4798">
              <w:rPr>
                <w:noProof/>
              </w:rPr>
              <w:t>-5.01385</w:t>
            </w:r>
          </w:p>
        </w:tc>
        <w:tc>
          <w:tcPr>
            <w:tcW w:w="1151" w:type="dxa"/>
            <w:noWrap/>
            <w:hideMark/>
          </w:tcPr>
          <w:p w14:paraId="45CB8FF8" w14:textId="77777777" w:rsidR="009E4798" w:rsidRPr="009E4798" w:rsidRDefault="009E4798" w:rsidP="009E4798">
            <w:pPr>
              <w:rPr>
                <w:noProof/>
              </w:rPr>
            </w:pPr>
            <w:r w:rsidRPr="009E4798">
              <w:rPr>
                <w:noProof/>
              </w:rPr>
              <w:t>4.83E-05</w:t>
            </w:r>
          </w:p>
        </w:tc>
      </w:tr>
      <w:tr w:rsidR="009E4798" w:rsidRPr="009E4798" w14:paraId="1F70FD17" w14:textId="77777777" w:rsidTr="009E4798">
        <w:trPr>
          <w:trHeight w:val="547"/>
        </w:trPr>
        <w:tc>
          <w:tcPr>
            <w:tcW w:w="2515" w:type="dxa"/>
            <w:noWrap/>
            <w:hideMark/>
          </w:tcPr>
          <w:p w14:paraId="2E67E9AE" w14:textId="77777777" w:rsidR="009E4798" w:rsidRPr="009E4798" w:rsidRDefault="009E4798">
            <w:pPr>
              <w:rPr>
                <w:noProof/>
              </w:rPr>
            </w:pPr>
            <w:r w:rsidRPr="009E4798">
              <w:rPr>
                <w:noProof/>
              </w:rPr>
              <w:t xml:space="preserve">Downstream - Upstream </w:t>
            </w:r>
          </w:p>
        </w:tc>
        <w:tc>
          <w:tcPr>
            <w:tcW w:w="900" w:type="dxa"/>
            <w:noWrap/>
            <w:hideMark/>
          </w:tcPr>
          <w:p w14:paraId="637C834A" w14:textId="77777777" w:rsidR="009E4798" w:rsidRPr="009E4798" w:rsidRDefault="009E4798" w:rsidP="009E4798">
            <w:pPr>
              <w:rPr>
                <w:noProof/>
              </w:rPr>
            </w:pPr>
            <w:r w:rsidRPr="009E4798">
              <w:rPr>
                <w:noProof/>
              </w:rPr>
              <w:t>2018</w:t>
            </w:r>
          </w:p>
        </w:tc>
        <w:tc>
          <w:tcPr>
            <w:tcW w:w="1170" w:type="dxa"/>
            <w:noWrap/>
            <w:hideMark/>
          </w:tcPr>
          <w:p w14:paraId="3AC587DF" w14:textId="77777777" w:rsidR="009E4798" w:rsidRPr="009E4798" w:rsidRDefault="009E4798" w:rsidP="009E4798">
            <w:pPr>
              <w:rPr>
                <w:noProof/>
              </w:rPr>
            </w:pPr>
            <w:r w:rsidRPr="009E4798">
              <w:rPr>
                <w:noProof/>
              </w:rPr>
              <w:t>-1.09389</w:t>
            </w:r>
          </w:p>
        </w:tc>
        <w:tc>
          <w:tcPr>
            <w:tcW w:w="1170" w:type="dxa"/>
            <w:noWrap/>
            <w:hideMark/>
          </w:tcPr>
          <w:p w14:paraId="46FA559F" w14:textId="77777777" w:rsidR="009E4798" w:rsidRPr="009E4798" w:rsidRDefault="009E4798" w:rsidP="009E4798">
            <w:pPr>
              <w:rPr>
                <w:noProof/>
              </w:rPr>
            </w:pPr>
            <w:r w:rsidRPr="009E4798">
              <w:rPr>
                <w:noProof/>
              </w:rPr>
              <w:t>0.435971</w:t>
            </w:r>
          </w:p>
        </w:tc>
        <w:tc>
          <w:tcPr>
            <w:tcW w:w="1170" w:type="dxa"/>
            <w:noWrap/>
            <w:hideMark/>
          </w:tcPr>
          <w:p w14:paraId="0CB385EA" w14:textId="77777777" w:rsidR="009E4798" w:rsidRPr="009E4798" w:rsidRDefault="009E4798" w:rsidP="009E4798">
            <w:pPr>
              <w:rPr>
                <w:noProof/>
              </w:rPr>
            </w:pPr>
            <w:r w:rsidRPr="009E4798">
              <w:rPr>
                <w:noProof/>
              </w:rPr>
              <w:t>14.07667</w:t>
            </w:r>
          </w:p>
        </w:tc>
        <w:tc>
          <w:tcPr>
            <w:tcW w:w="1160" w:type="dxa"/>
            <w:noWrap/>
            <w:hideMark/>
          </w:tcPr>
          <w:p w14:paraId="5E250A9E" w14:textId="77777777" w:rsidR="009E4798" w:rsidRPr="009E4798" w:rsidRDefault="009E4798" w:rsidP="009E4798">
            <w:pPr>
              <w:rPr>
                <w:noProof/>
              </w:rPr>
            </w:pPr>
            <w:r w:rsidRPr="009E4798">
              <w:rPr>
                <w:noProof/>
              </w:rPr>
              <w:t>-2.50909</w:t>
            </w:r>
          </w:p>
        </w:tc>
        <w:tc>
          <w:tcPr>
            <w:tcW w:w="1151" w:type="dxa"/>
            <w:noWrap/>
            <w:hideMark/>
          </w:tcPr>
          <w:p w14:paraId="4E153A78" w14:textId="77777777" w:rsidR="009E4798" w:rsidRPr="009E4798" w:rsidRDefault="009E4798" w:rsidP="009E4798">
            <w:pPr>
              <w:rPr>
                <w:noProof/>
              </w:rPr>
            </w:pPr>
            <w:r w:rsidRPr="009E4798">
              <w:rPr>
                <w:noProof/>
              </w:rPr>
              <w:t>0.024945</w:t>
            </w:r>
          </w:p>
        </w:tc>
      </w:tr>
      <w:tr w:rsidR="009E4798" w:rsidRPr="009E4798" w14:paraId="5EC864CE" w14:textId="77777777" w:rsidTr="009E4798">
        <w:trPr>
          <w:trHeight w:val="547"/>
        </w:trPr>
        <w:tc>
          <w:tcPr>
            <w:tcW w:w="2515" w:type="dxa"/>
            <w:noWrap/>
            <w:hideMark/>
          </w:tcPr>
          <w:p w14:paraId="4CAA199F" w14:textId="77777777" w:rsidR="009E4798" w:rsidRPr="009E4798" w:rsidRDefault="009E4798">
            <w:pPr>
              <w:rPr>
                <w:noProof/>
              </w:rPr>
            </w:pPr>
            <w:r w:rsidRPr="009E4798">
              <w:rPr>
                <w:noProof/>
              </w:rPr>
              <w:t xml:space="preserve">Downstream - Upstream </w:t>
            </w:r>
          </w:p>
        </w:tc>
        <w:tc>
          <w:tcPr>
            <w:tcW w:w="900" w:type="dxa"/>
            <w:noWrap/>
            <w:hideMark/>
          </w:tcPr>
          <w:p w14:paraId="34A5C06E" w14:textId="77777777" w:rsidR="009E4798" w:rsidRPr="009E4798" w:rsidRDefault="009E4798" w:rsidP="009E4798">
            <w:pPr>
              <w:rPr>
                <w:noProof/>
              </w:rPr>
            </w:pPr>
            <w:r w:rsidRPr="009E4798">
              <w:rPr>
                <w:noProof/>
              </w:rPr>
              <w:t>2019</w:t>
            </w:r>
          </w:p>
        </w:tc>
        <w:tc>
          <w:tcPr>
            <w:tcW w:w="1170" w:type="dxa"/>
            <w:noWrap/>
            <w:hideMark/>
          </w:tcPr>
          <w:p w14:paraId="55D4035E" w14:textId="77777777" w:rsidR="009E4798" w:rsidRPr="009E4798" w:rsidRDefault="009E4798" w:rsidP="009E4798">
            <w:pPr>
              <w:rPr>
                <w:noProof/>
              </w:rPr>
            </w:pPr>
            <w:r w:rsidRPr="009E4798">
              <w:rPr>
                <w:noProof/>
              </w:rPr>
              <w:t>-2.32828</w:t>
            </w:r>
          </w:p>
        </w:tc>
        <w:tc>
          <w:tcPr>
            <w:tcW w:w="1170" w:type="dxa"/>
            <w:noWrap/>
            <w:hideMark/>
          </w:tcPr>
          <w:p w14:paraId="41920AF5" w14:textId="77777777" w:rsidR="009E4798" w:rsidRPr="009E4798" w:rsidRDefault="009E4798" w:rsidP="009E4798">
            <w:pPr>
              <w:rPr>
                <w:noProof/>
              </w:rPr>
            </w:pPr>
            <w:r w:rsidRPr="009E4798">
              <w:rPr>
                <w:noProof/>
              </w:rPr>
              <w:t>0.487354</w:t>
            </w:r>
          </w:p>
        </w:tc>
        <w:tc>
          <w:tcPr>
            <w:tcW w:w="1170" w:type="dxa"/>
            <w:noWrap/>
            <w:hideMark/>
          </w:tcPr>
          <w:p w14:paraId="1ABB42BB" w14:textId="77777777" w:rsidR="009E4798" w:rsidRPr="009E4798" w:rsidRDefault="009E4798" w:rsidP="009E4798">
            <w:pPr>
              <w:rPr>
                <w:noProof/>
              </w:rPr>
            </w:pPr>
            <w:r w:rsidRPr="009E4798">
              <w:rPr>
                <w:noProof/>
              </w:rPr>
              <w:t>21.92191</w:t>
            </w:r>
          </w:p>
        </w:tc>
        <w:tc>
          <w:tcPr>
            <w:tcW w:w="1160" w:type="dxa"/>
            <w:noWrap/>
            <w:hideMark/>
          </w:tcPr>
          <w:p w14:paraId="1CFBBEBA" w14:textId="77777777" w:rsidR="009E4798" w:rsidRPr="009E4798" w:rsidRDefault="009E4798" w:rsidP="009E4798">
            <w:pPr>
              <w:rPr>
                <w:noProof/>
              </w:rPr>
            </w:pPr>
            <w:r w:rsidRPr="009E4798">
              <w:rPr>
                <w:noProof/>
              </w:rPr>
              <w:t>-4.7774</w:t>
            </w:r>
          </w:p>
        </w:tc>
        <w:tc>
          <w:tcPr>
            <w:tcW w:w="1151" w:type="dxa"/>
            <w:noWrap/>
            <w:hideMark/>
          </w:tcPr>
          <w:p w14:paraId="00D0A14B" w14:textId="77777777" w:rsidR="009E4798" w:rsidRPr="009E4798" w:rsidRDefault="009E4798" w:rsidP="009E4798">
            <w:pPr>
              <w:rPr>
                <w:noProof/>
              </w:rPr>
            </w:pPr>
            <w:r w:rsidRPr="009E4798">
              <w:rPr>
                <w:noProof/>
              </w:rPr>
              <w:t>9.12E-05</w:t>
            </w:r>
          </w:p>
        </w:tc>
      </w:tr>
    </w:tbl>
    <w:p w14:paraId="338056CB" w14:textId="77777777" w:rsidR="009E4798" w:rsidRDefault="009E4798" w:rsidP="009E4798">
      <w:pPr>
        <w:rPr>
          <w:noProof/>
        </w:rPr>
      </w:pPr>
    </w:p>
    <w:p w14:paraId="44EBDB4D" w14:textId="2F8DC2E4" w:rsidR="009E4798" w:rsidRDefault="009E4798" w:rsidP="009E4798">
      <w:pPr>
        <w:pStyle w:val="Caption"/>
        <w:keepNext/>
      </w:pPr>
      <w:r>
        <w:t xml:space="preserve">Table </w:t>
      </w:r>
      <w:fldSimple w:instr=" SEQ Table \* ARABIC ">
        <w:r w:rsidR="006D41CE">
          <w:rPr>
            <w:noProof/>
          </w:rPr>
          <w:t>15</w:t>
        </w:r>
      </w:fldSimple>
      <w:r>
        <w:t xml:space="preserve">. </w:t>
      </w:r>
      <w:r w:rsidRPr="000B4230">
        <w:t xml:space="preserve">Estimated marginal means for the </w:t>
      </w:r>
      <w:proofErr w:type="spellStart"/>
      <w:r>
        <w:t>cladocera</w:t>
      </w:r>
      <w:proofErr w:type="spellEnd"/>
      <w:r w:rsidRPr="000B4230">
        <w:t xml:space="preserve"> linear mixed effects model with Sidak adjusted pairwise comparisons for </w:t>
      </w:r>
      <w:proofErr w:type="spellStart"/>
      <w:r w:rsidRPr="000B4230">
        <w:t>flowpulse</w:t>
      </w:r>
      <w:proofErr w:type="spellEnd"/>
      <w:r w:rsidRPr="000B4230">
        <w:t xml:space="preserve"> period by </w:t>
      </w:r>
      <w:proofErr w:type="gramStart"/>
      <w:r w:rsidRPr="000B4230">
        <w:t>Year</w:t>
      </w:r>
      <w:proofErr w:type="gramEnd"/>
    </w:p>
    <w:tbl>
      <w:tblPr>
        <w:tblStyle w:val="TableGrid"/>
        <w:tblW w:w="8240" w:type="dxa"/>
        <w:tblLook w:val="04A0" w:firstRow="1" w:lastRow="0" w:firstColumn="1" w:lastColumn="0" w:noHBand="0" w:noVBand="1"/>
      </w:tblPr>
      <w:tblGrid>
        <w:gridCol w:w="1712"/>
        <w:gridCol w:w="718"/>
        <w:gridCol w:w="1246"/>
        <w:gridCol w:w="1141"/>
        <w:gridCol w:w="1141"/>
        <w:gridCol w:w="1141"/>
        <w:gridCol w:w="1141"/>
      </w:tblGrid>
      <w:tr w:rsidR="009E4798" w:rsidRPr="009E4798" w14:paraId="730AEEAC" w14:textId="77777777" w:rsidTr="009E4798">
        <w:trPr>
          <w:trHeight w:val="300"/>
        </w:trPr>
        <w:tc>
          <w:tcPr>
            <w:tcW w:w="8240" w:type="dxa"/>
            <w:gridSpan w:val="7"/>
            <w:noWrap/>
            <w:hideMark/>
          </w:tcPr>
          <w:p w14:paraId="51242777" w14:textId="77777777" w:rsidR="009E4798" w:rsidRPr="009E4798" w:rsidRDefault="009E4798">
            <w:pPr>
              <w:rPr>
                <w:noProof/>
              </w:rPr>
            </w:pPr>
            <w:r w:rsidRPr="009E4798">
              <w:rPr>
                <w:noProof/>
                <w:sz w:val="18"/>
                <w:szCs w:val="18"/>
              </w:rPr>
              <w:t>lmer_emm_clad_ys &lt;- emmeans(model4.1_clad, specs = pairwise ~SamplePeriod|Year,adjust="sidak")</w:t>
            </w:r>
          </w:p>
        </w:tc>
      </w:tr>
      <w:tr w:rsidR="009E4798" w:rsidRPr="009E4798" w14:paraId="718B8815" w14:textId="77777777" w:rsidTr="009E4798">
        <w:trPr>
          <w:trHeight w:val="300"/>
        </w:trPr>
        <w:tc>
          <w:tcPr>
            <w:tcW w:w="0" w:type="auto"/>
            <w:noWrap/>
            <w:hideMark/>
          </w:tcPr>
          <w:p w14:paraId="057332A6" w14:textId="77777777" w:rsidR="009E4798" w:rsidRPr="009E4798" w:rsidRDefault="009E4798">
            <w:pPr>
              <w:rPr>
                <w:noProof/>
              </w:rPr>
            </w:pPr>
            <w:r w:rsidRPr="009E4798">
              <w:rPr>
                <w:noProof/>
              </w:rPr>
              <w:t xml:space="preserve">contrast        </w:t>
            </w:r>
          </w:p>
        </w:tc>
        <w:tc>
          <w:tcPr>
            <w:tcW w:w="0" w:type="auto"/>
            <w:noWrap/>
            <w:hideMark/>
          </w:tcPr>
          <w:p w14:paraId="2F6ACF04" w14:textId="77777777" w:rsidR="009E4798" w:rsidRPr="009E4798" w:rsidRDefault="009E4798">
            <w:pPr>
              <w:rPr>
                <w:noProof/>
              </w:rPr>
            </w:pPr>
            <w:r w:rsidRPr="009E4798">
              <w:rPr>
                <w:noProof/>
              </w:rPr>
              <w:t xml:space="preserve">Year </w:t>
            </w:r>
          </w:p>
        </w:tc>
        <w:tc>
          <w:tcPr>
            <w:tcW w:w="0" w:type="auto"/>
            <w:noWrap/>
            <w:hideMark/>
          </w:tcPr>
          <w:p w14:paraId="2F949596" w14:textId="77777777" w:rsidR="009E4798" w:rsidRPr="009E4798" w:rsidRDefault="009E4798">
            <w:pPr>
              <w:rPr>
                <w:noProof/>
              </w:rPr>
            </w:pPr>
            <w:r w:rsidRPr="009E4798">
              <w:rPr>
                <w:noProof/>
              </w:rPr>
              <w:t xml:space="preserve">   estimate</w:t>
            </w:r>
          </w:p>
        </w:tc>
        <w:tc>
          <w:tcPr>
            <w:tcW w:w="0" w:type="auto"/>
            <w:noWrap/>
            <w:hideMark/>
          </w:tcPr>
          <w:p w14:paraId="723B59C1" w14:textId="77777777" w:rsidR="009E4798" w:rsidRPr="009E4798" w:rsidRDefault="009E4798">
            <w:pPr>
              <w:rPr>
                <w:noProof/>
              </w:rPr>
            </w:pPr>
            <w:r w:rsidRPr="009E4798">
              <w:rPr>
                <w:noProof/>
              </w:rPr>
              <w:t xml:space="preserve">        SE</w:t>
            </w:r>
          </w:p>
        </w:tc>
        <w:tc>
          <w:tcPr>
            <w:tcW w:w="0" w:type="auto"/>
            <w:noWrap/>
            <w:hideMark/>
          </w:tcPr>
          <w:p w14:paraId="69EF3F24" w14:textId="77777777" w:rsidR="009E4798" w:rsidRPr="009E4798" w:rsidRDefault="009E4798">
            <w:pPr>
              <w:rPr>
                <w:noProof/>
              </w:rPr>
            </w:pPr>
            <w:r w:rsidRPr="009E4798">
              <w:rPr>
                <w:noProof/>
              </w:rPr>
              <w:t xml:space="preserve">       df</w:t>
            </w:r>
          </w:p>
        </w:tc>
        <w:tc>
          <w:tcPr>
            <w:tcW w:w="0" w:type="auto"/>
            <w:noWrap/>
            <w:hideMark/>
          </w:tcPr>
          <w:p w14:paraId="1A563600" w14:textId="77777777" w:rsidR="009E4798" w:rsidRPr="009E4798" w:rsidRDefault="009E4798">
            <w:pPr>
              <w:rPr>
                <w:noProof/>
              </w:rPr>
            </w:pPr>
            <w:r w:rsidRPr="009E4798">
              <w:rPr>
                <w:noProof/>
              </w:rPr>
              <w:t xml:space="preserve">    t.ratio</w:t>
            </w:r>
          </w:p>
        </w:tc>
        <w:tc>
          <w:tcPr>
            <w:tcW w:w="0" w:type="auto"/>
            <w:noWrap/>
            <w:hideMark/>
          </w:tcPr>
          <w:p w14:paraId="78626361" w14:textId="77777777" w:rsidR="009E4798" w:rsidRPr="009E4798" w:rsidRDefault="009E4798">
            <w:pPr>
              <w:rPr>
                <w:noProof/>
              </w:rPr>
            </w:pPr>
            <w:r w:rsidRPr="009E4798">
              <w:rPr>
                <w:noProof/>
              </w:rPr>
              <w:t xml:space="preserve">   p.value</w:t>
            </w:r>
          </w:p>
        </w:tc>
      </w:tr>
      <w:tr w:rsidR="009E4798" w:rsidRPr="009E4798" w14:paraId="5FE33026" w14:textId="77777777" w:rsidTr="009E4798">
        <w:trPr>
          <w:trHeight w:val="300"/>
        </w:trPr>
        <w:tc>
          <w:tcPr>
            <w:tcW w:w="0" w:type="auto"/>
            <w:noWrap/>
            <w:hideMark/>
          </w:tcPr>
          <w:p w14:paraId="10F0739C" w14:textId="77777777" w:rsidR="009E4798" w:rsidRPr="009E4798" w:rsidRDefault="009E4798">
            <w:pPr>
              <w:rPr>
                <w:noProof/>
              </w:rPr>
            </w:pPr>
            <w:r w:rsidRPr="009E4798">
              <w:rPr>
                <w:noProof/>
              </w:rPr>
              <w:t xml:space="preserve">Before - During </w:t>
            </w:r>
          </w:p>
        </w:tc>
        <w:tc>
          <w:tcPr>
            <w:tcW w:w="0" w:type="auto"/>
            <w:noWrap/>
            <w:hideMark/>
          </w:tcPr>
          <w:p w14:paraId="738FE363" w14:textId="77777777" w:rsidR="009E4798" w:rsidRPr="009E4798" w:rsidRDefault="009E4798" w:rsidP="009E4798">
            <w:pPr>
              <w:rPr>
                <w:noProof/>
              </w:rPr>
            </w:pPr>
            <w:r w:rsidRPr="009E4798">
              <w:rPr>
                <w:noProof/>
              </w:rPr>
              <w:t>2014</w:t>
            </w:r>
          </w:p>
        </w:tc>
        <w:tc>
          <w:tcPr>
            <w:tcW w:w="0" w:type="auto"/>
            <w:noWrap/>
            <w:hideMark/>
          </w:tcPr>
          <w:p w14:paraId="7213443F" w14:textId="77777777" w:rsidR="009E4798" w:rsidRPr="009E4798" w:rsidRDefault="009E4798" w:rsidP="009E4798">
            <w:pPr>
              <w:rPr>
                <w:noProof/>
              </w:rPr>
            </w:pPr>
            <w:r w:rsidRPr="009E4798">
              <w:rPr>
                <w:noProof/>
              </w:rPr>
              <w:t>-0.37679</w:t>
            </w:r>
          </w:p>
        </w:tc>
        <w:tc>
          <w:tcPr>
            <w:tcW w:w="0" w:type="auto"/>
            <w:noWrap/>
            <w:hideMark/>
          </w:tcPr>
          <w:p w14:paraId="682E2BAE" w14:textId="77777777" w:rsidR="009E4798" w:rsidRPr="009E4798" w:rsidRDefault="009E4798" w:rsidP="009E4798">
            <w:pPr>
              <w:rPr>
                <w:noProof/>
              </w:rPr>
            </w:pPr>
            <w:r w:rsidRPr="009E4798">
              <w:rPr>
                <w:noProof/>
              </w:rPr>
              <w:t>0.527376</w:t>
            </w:r>
          </w:p>
        </w:tc>
        <w:tc>
          <w:tcPr>
            <w:tcW w:w="0" w:type="auto"/>
            <w:noWrap/>
            <w:hideMark/>
          </w:tcPr>
          <w:p w14:paraId="4E4EA9B9" w14:textId="77777777" w:rsidR="009E4798" w:rsidRPr="009E4798" w:rsidRDefault="009E4798" w:rsidP="009E4798">
            <w:pPr>
              <w:rPr>
                <w:noProof/>
              </w:rPr>
            </w:pPr>
            <w:r w:rsidRPr="009E4798">
              <w:rPr>
                <w:noProof/>
              </w:rPr>
              <w:t>333.0645</w:t>
            </w:r>
          </w:p>
        </w:tc>
        <w:tc>
          <w:tcPr>
            <w:tcW w:w="0" w:type="auto"/>
            <w:noWrap/>
            <w:hideMark/>
          </w:tcPr>
          <w:p w14:paraId="3AD1ED2F" w14:textId="77777777" w:rsidR="009E4798" w:rsidRPr="009E4798" w:rsidRDefault="009E4798" w:rsidP="009E4798">
            <w:pPr>
              <w:rPr>
                <w:noProof/>
              </w:rPr>
            </w:pPr>
            <w:r w:rsidRPr="009E4798">
              <w:rPr>
                <w:noProof/>
              </w:rPr>
              <w:t>-0.71447</w:t>
            </w:r>
          </w:p>
        </w:tc>
        <w:tc>
          <w:tcPr>
            <w:tcW w:w="0" w:type="auto"/>
            <w:noWrap/>
            <w:hideMark/>
          </w:tcPr>
          <w:p w14:paraId="2284E8C9" w14:textId="77777777" w:rsidR="009E4798" w:rsidRPr="009E4798" w:rsidRDefault="009E4798" w:rsidP="009E4798">
            <w:pPr>
              <w:rPr>
                <w:noProof/>
              </w:rPr>
            </w:pPr>
            <w:r w:rsidRPr="009E4798">
              <w:rPr>
                <w:noProof/>
              </w:rPr>
              <w:t>0.855658</w:t>
            </w:r>
          </w:p>
        </w:tc>
      </w:tr>
      <w:tr w:rsidR="009E4798" w:rsidRPr="009E4798" w14:paraId="724001F1" w14:textId="77777777" w:rsidTr="009E4798">
        <w:trPr>
          <w:trHeight w:val="300"/>
        </w:trPr>
        <w:tc>
          <w:tcPr>
            <w:tcW w:w="0" w:type="auto"/>
            <w:noWrap/>
            <w:hideMark/>
          </w:tcPr>
          <w:p w14:paraId="29BB066F" w14:textId="77777777" w:rsidR="009E4798" w:rsidRPr="009E4798" w:rsidRDefault="009E4798">
            <w:pPr>
              <w:rPr>
                <w:noProof/>
              </w:rPr>
            </w:pPr>
            <w:r w:rsidRPr="009E4798">
              <w:rPr>
                <w:noProof/>
              </w:rPr>
              <w:t xml:space="preserve">Before - After  </w:t>
            </w:r>
          </w:p>
        </w:tc>
        <w:tc>
          <w:tcPr>
            <w:tcW w:w="0" w:type="auto"/>
            <w:noWrap/>
            <w:hideMark/>
          </w:tcPr>
          <w:p w14:paraId="06F2A7FE" w14:textId="77777777" w:rsidR="009E4798" w:rsidRPr="009E4798" w:rsidRDefault="009E4798" w:rsidP="009E4798">
            <w:pPr>
              <w:rPr>
                <w:noProof/>
              </w:rPr>
            </w:pPr>
            <w:r w:rsidRPr="009E4798">
              <w:rPr>
                <w:noProof/>
              </w:rPr>
              <w:t>2014</w:t>
            </w:r>
          </w:p>
        </w:tc>
        <w:tc>
          <w:tcPr>
            <w:tcW w:w="0" w:type="auto"/>
            <w:noWrap/>
            <w:hideMark/>
          </w:tcPr>
          <w:p w14:paraId="262382AF" w14:textId="77777777" w:rsidR="009E4798" w:rsidRPr="009E4798" w:rsidRDefault="009E4798" w:rsidP="009E4798">
            <w:pPr>
              <w:rPr>
                <w:noProof/>
              </w:rPr>
            </w:pPr>
            <w:r w:rsidRPr="009E4798">
              <w:rPr>
                <w:noProof/>
              </w:rPr>
              <w:t>-0.70233</w:t>
            </w:r>
          </w:p>
        </w:tc>
        <w:tc>
          <w:tcPr>
            <w:tcW w:w="0" w:type="auto"/>
            <w:noWrap/>
            <w:hideMark/>
          </w:tcPr>
          <w:p w14:paraId="3B592B06" w14:textId="77777777" w:rsidR="009E4798" w:rsidRPr="009E4798" w:rsidRDefault="009E4798" w:rsidP="009E4798">
            <w:pPr>
              <w:rPr>
                <w:noProof/>
              </w:rPr>
            </w:pPr>
            <w:r w:rsidRPr="009E4798">
              <w:rPr>
                <w:noProof/>
              </w:rPr>
              <w:t>0.3976</w:t>
            </w:r>
          </w:p>
        </w:tc>
        <w:tc>
          <w:tcPr>
            <w:tcW w:w="0" w:type="auto"/>
            <w:noWrap/>
            <w:hideMark/>
          </w:tcPr>
          <w:p w14:paraId="66D4488A" w14:textId="77777777" w:rsidR="009E4798" w:rsidRPr="009E4798" w:rsidRDefault="009E4798" w:rsidP="009E4798">
            <w:pPr>
              <w:rPr>
                <w:noProof/>
              </w:rPr>
            </w:pPr>
            <w:r w:rsidRPr="009E4798">
              <w:rPr>
                <w:noProof/>
              </w:rPr>
              <w:t>333.1279</w:t>
            </w:r>
          </w:p>
        </w:tc>
        <w:tc>
          <w:tcPr>
            <w:tcW w:w="0" w:type="auto"/>
            <w:noWrap/>
            <w:hideMark/>
          </w:tcPr>
          <w:p w14:paraId="78EFBB48" w14:textId="77777777" w:rsidR="009E4798" w:rsidRPr="009E4798" w:rsidRDefault="009E4798" w:rsidP="009E4798">
            <w:pPr>
              <w:rPr>
                <w:noProof/>
              </w:rPr>
            </w:pPr>
            <w:r w:rsidRPr="009E4798">
              <w:rPr>
                <w:noProof/>
              </w:rPr>
              <w:t>-1.76643</w:t>
            </w:r>
          </w:p>
        </w:tc>
        <w:tc>
          <w:tcPr>
            <w:tcW w:w="0" w:type="auto"/>
            <w:noWrap/>
            <w:hideMark/>
          </w:tcPr>
          <w:p w14:paraId="1FF0C19A" w14:textId="77777777" w:rsidR="009E4798" w:rsidRPr="009E4798" w:rsidRDefault="009E4798" w:rsidP="009E4798">
            <w:pPr>
              <w:rPr>
                <w:noProof/>
              </w:rPr>
            </w:pPr>
            <w:r w:rsidRPr="009E4798">
              <w:rPr>
                <w:noProof/>
              </w:rPr>
              <w:t>0.216835</w:t>
            </w:r>
          </w:p>
        </w:tc>
      </w:tr>
      <w:tr w:rsidR="009E4798" w:rsidRPr="009E4798" w14:paraId="3ABBE76E" w14:textId="77777777" w:rsidTr="009E4798">
        <w:trPr>
          <w:trHeight w:val="300"/>
        </w:trPr>
        <w:tc>
          <w:tcPr>
            <w:tcW w:w="0" w:type="auto"/>
            <w:noWrap/>
            <w:hideMark/>
          </w:tcPr>
          <w:p w14:paraId="1C9761F4" w14:textId="77777777" w:rsidR="009E4798" w:rsidRPr="009E4798" w:rsidRDefault="009E4798">
            <w:pPr>
              <w:rPr>
                <w:noProof/>
              </w:rPr>
            </w:pPr>
            <w:r w:rsidRPr="009E4798">
              <w:rPr>
                <w:noProof/>
              </w:rPr>
              <w:t xml:space="preserve">During - After  </w:t>
            </w:r>
          </w:p>
        </w:tc>
        <w:tc>
          <w:tcPr>
            <w:tcW w:w="0" w:type="auto"/>
            <w:noWrap/>
            <w:hideMark/>
          </w:tcPr>
          <w:p w14:paraId="76959A97" w14:textId="77777777" w:rsidR="009E4798" w:rsidRPr="009E4798" w:rsidRDefault="009E4798" w:rsidP="009E4798">
            <w:pPr>
              <w:rPr>
                <w:noProof/>
              </w:rPr>
            </w:pPr>
            <w:r w:rsidRPr="009E4798">
              <w:rPr>
                <w:noProof/>
              </w:rPr>
              <w:t>2014</w:t>
            </w:r>
          </w:p>
        </w:tc>
        <w:tc>
          <w:tcPr>
            <w:tcW w:w="0" w:type="auto"/>
            <w:noWrap/>
            <w:hideMark/>
          </w:tcPr>
          <w:p w14:paraId="64588199" w14:textId="77777777" w:rsidR="009E4798" w:rsidRPr="009E4798" w:rsidRDefault="009E4798" w:rsidP="009E4798">
            <w:pPr>
              <w:rPr>
                <w:noProof/>
              </w:rPr>
            </w:pPr>
            <w:r w:rsidRPr="009E4798">
              <w:rPr>
                <w:noProof/>
              </w:rPr>
              <w:t>-0.32554</w:t>
            </w:r>
          </w:p>
        </w:tc>
        <w:tc>
          <w:tcPr>
            <w:tcW w:w="0" w:type="auto"/>
            <w:noWrap/>
            <w:hideMark/>
          </w:tcPr>
          <w:p w14:paraId="3270B668" w14:textId="77777777" w:rsidR="009E4798" w:rsidRPr="009E4798" w:rsidRDefault="009E4798" w:rsidP="009E4798">
            <w:pPr>
              <w:rPr>
                <w:noProof/>
              </w:rPr>
            </w:pPr>
            <w:r w:rsidRPr="009E4798">
              <w:rPr>
                <w:noProof/>
              </w:rPr>
              <w:t>0.483986</w:t>
            </w:r>
          </w:p>
        </w:tc>
        <w:tc>
          <w:tcPr>
            <w:tcW w:w="0" w:type="auto"/>
            <w:noWrap/>
            <w:hideMark/>
          </w:tcPr>
          <w:p w14:paraId="291275DF" w14:textId="77777777" w:rsidR="009E4798" w:rsidRPr="009E4798" w:rsidRDefault="009E4798" w:rsidP="009E4798">
            <w:pPr>
              <w:rPr>
                <w:noProof/>
              </w:rPr>
            </w:pPr>
            <w:r w:rsidRPr="009E4798">
              <w:rPr>
                <w:noProof/>
              </w:rPr>
              <w:t>333.0092</w:t>
            </w:r>
          </w:p>
        </w:tc>
        <w:tc>
          <w:tcPr>
            <w:tcW w:w="0" w:type="auto"/>
            <w:noWrap/>
            <w:hideMark/>
          </w:tcPr>
          <w:p w14:paraId="4440A76E" w14:textId="77777777" w:rsidR="009E4798" w:rsidRPr="009E4798" w:rsidRDefault="009E4798" w:rsidP="009E4798">
            <w:pPr>
              <w:rPr>
                <w:noProof/>
              </w:rPr>
            </w:pPr>
            <w:r w:rsidRPr="009E4798">
              <w:rPr>
                <w:noProof/>
              </w:rPr>
              <w:t>-0.67261</w:t>
            </w:r>
          </w:p>
        </w:tc>
        <w:tc>
          <w:tcPr>
            <w:tcW w:w="0" w:type="auto"/>
            <w:noWrap/>
            <w:hideMark/>
          </w:tcPr>
          <w:p w14:paraId="7F64025F" w14:textId="77777777" w:rsidR="009E4798" w:rsidRPr="009E4798" w:rsidRDefault="009E4798" w:rsidP="009E4798">
            <w:pPr>
              <w:rPr>
                <w:noProof/>
              </w:rPr>
            </w:pPr>
            <w:r w:rsidRPr="009E4798">
              <w:rPr>
                <w:noProof/>
              </w:rPr>
              <w:t>0.87624</w:t>
            </w:r>
          </w:p>
        </w:tc>
      </w:tr>
      <w:tr w:rsidR="009E4798" w:rsidRPr="009E4798" w14:paraId="4CB3BB0C" w14:textId="77777777" w:rsidTr="009E4798">
        <w:trPr>
          <w:trHeight w:val="300"/>
        </w:trPr>
        <w:tc>
          <w:tcPr>
            <w:tcW w:w="0" w:type="auto"/>
            <w:noWrap/>
            <w:hideMark/>
          </w:tcPr>
          <w:p w14:paraId="55AA369C" w14:textId="77777777" w:rsidR="009E4798" w:rsidRPr="009E4798" w:rsidRDefault="009E4798">
            <w:pPr>
              <w:rPr>
                <w:noProof/>
              </w:rPr>
            </w:pPr>
            <w:r w:rsidRPr="009E4798">
              <w:rPr>
                <w:noProof/>
              </w:rPr>
              <w:t xml:space="preserve">Before - During </w:t>
            </w:r>
          </w:p>
        </w:tc>
        <w:tc>
          <w:tcPr>
            <w:tcW w:w="0" w:type="auto"/>
            <w:noWrap/>
            <w:hideMark/>
          </w:tcPr>
          <w:p w14:paraId="7DFDDBBB" w14:textId="77777777" w:rsidR="009E4798" w:rsidRPr="009E4798" w:rsidRDefault="009E4798" w:rsidP="009E4798">
            <w:pPr>
              <w:rPr>
                <w:noProof/>
              </w:rPr>
            </w:pPr>
            <w:r w:rsidRPr="009E4798">
              <w:rPr>
                <w:noProof/>
              </w:rPr>
              <w:t>2015</w:t>
            </w:r>
          </w:p>
        </w:tc>
        <w:tc>
          <w:tcPr>
            <w:tcW w:w="0" w:type="auto"/>
            <w:noWrap/>
            <w:hideMark/>
          </w:tcPr>
          <w:p w14:paraId="0EE385B4" w14:textId="77777777" w:rsidR="009E4798" w:rsidRPr="009E4798" w:rsidRDefault="009E4798" w:rsidP="009E4798">
            <w:pPr>
              <w:rPr>
                <w:noProof/>
              </w:rPr>
            </w:pPr>
            <w:r w:rsidRPr="009E4798">
              <w:rPr>
                <w:noProof/>
              </w:rPr>
              <w:t>-1.31138</w:t>
            </w:r>
          </w:p>
        </w:tc>
        <w:tc>
          <w:tcPr>
            <w:tcW w:w="0" w:type="auto"/>
            <w:noWrap/>
            <w:hideMark/>
          </w:tcPr>
          <w:p w14:paraId="498D0C1A" w14:textId="77777777" w:rsidR="009E4798" w:rsidRPr="009E4798" w:rsidRDefault="009E4798" w:rsidP="009E4798">
            <w:pPr>
              <w:rPr>
                <w:noProof/>
              </w:rPr>
            </w:pPr>
            <w:r w:rsidRPr="009E4798">
              <w:rPr>
                <w:noProof/>
              </w:rPr>
              <w:t>0.400385</w:t>
            </w:r>
          </w:p>
        </w:tc>
        <w:tc>
          <w:tcPr>
            <w:tcW w:w="0" w:type="auto"/>
            <w:noWrap/>
            <w:hideMark/>
          </w:tcPr>
          <w:p w14:paraId="431626C0" w14:textId="77777777" w:rsidR="009E4798" w:rsidRPr="009E4798" w:rsidRDefault="009E4798" w:rsidP="009E4798">
            <w:pPr>
              <w:rPr>
                <w:noProof/>
              </w:rPr>
            </w:pPr>
            <w:r w:rsidRPr="009E4798">
              <w:rPr>
                <w:noProof/>
              </w:rPr>
              <w:t>333.2157</w:t>
            </w:r>
          </w:p>
        </w:tc>
        <w:tc>
          <w:tcPr>
            <w:tcW w:w="0" w:type="auto"/>
            <w:noWrap/>
            <w:hideMark/>
          </w:tcPr>
          <w:p w14:paraId="43D95D68" w14:textId="77777777" w:rsidR="009E4798" w:rsidRPr="009E4798" w:rsidRDefault="009E4798" w:rsidP="009E4798">
            <w:pPr>
              <w:rPr>
                <w:noProof/>
              </w:rPr>
            </w:pPr>
            <w:r w:rsidRPr="009E4798">
              <w:rPr>
                <w:noProof/>
              </w:rPr>
              <w:t>-3.2753</w:t>
            </w:r>
          </w:p>
        </w:tc>
        <w:tc>
          <w:tcPr>
            <w:tcW w:w="0" w:type="auto"/>
            <w:noWrap/>
            <w:hideMark/>
          </w:tcPr>
          <w:p w14:paraId="04E12777" w14:textId="77777777" w:rsidR="009E4798" w:rsidRPr="009E4798" w:rsidRDefault="009E4798" w:rsidP="009E4798">
            <w:pPr>
              <w:rPr>
                <w:noProof/>
              </w:rPr>
            </w:pPr>
            <w:r w:rsidRPr="009E4798">
              <w:rPr>
                <w:noProof/>
              </w:rPr>
              <w:t>0.003495</w:t>
            </w:r>
          </w:p>
        </w:tc>
      </w:tr>
      <w:tr w:rsidR="009E4798" w:rsidRPr="009E4798" w14:paraId="032C7973" w14:textId="77777777" w:rsidTr="009E4798">
        <w:trPr>
          <w:trHeight w:val="300"/>
        </w:trPr>
        <w:tc>
          <w:tcPr>
            <w:tcW w:w="0" w:type="auto"/>
            <w:noWrap/>
            <w:hideMark/>
          </w:tcPr>
          <w:p w14:paraId="261BABC1" w14:textId="77777777" w:rsidR="009E4798" w:rsidRPr="009E4798" w:rsidRDefault="009E4798">
            <w:pPr>
              <w:rPr>
                <w:noProof/>
              </w:rPr>
            </w:pPr>
            <w:r w:rsidRPr="009E4798">
              <w:rPr>
                <w:noProof/>
              </w:rPr>
              <w:t xml:space="preserve">Before - After  </w:t>
            </w:r>
          </w:p>
        </w:tc>
        <w:tc>
          <w:tcPr>
            <w:tcW w:w="0" w:type="auto"/>
            <w:noWrap/>
            <w:hideMark/>
          </w:tcPr>
          <w:p w14:paraId="0E98D047" w14:textId="77777777" w:rsidR="009E4798" w:rsidRPr="009E4798" w:rsidRDefault="009E4798" w:rsidP="009E4798">
            <w:pPr>
              <w:rPr>
                <w:noProof/>
              </w:rPr>
            </w:pPr>
            <w:r w:rsidRPr="009E4798">
              <w:rPr>
                <w:noProof/>
              </w:rPr>
              <w:t>2015</w:t>
            </w:r>
          </w:p>
        </w:tc>
        <w:tc>
          <w:tcPr>
            <w:tcW w:w="0" w:type="auto"/>
            <w:noWrap/>
            <w:hideMark/>
          </w:tcPr>
          <w:p w14:paraId="177ADA02" w14:textId="77777777" w:rsidR="009E4798" w:rsidRPr="009E4798" w:rsidRDefault="009E4798" w:rsidP="009E4798">
            <w:pPr>
              <w:rPr>
                <w:noProof/>
              </w:rPr>
            </w:pPr>
            <w:r w:rsidRPr="009E4798">
              <w:rPr>
                <w:noProof/>
              </w:rPr>
              <w:t>-1.19095</w:t>
            </w:r>
          </w:p>
        </w:tc>
        <w:tc>
          <w:tcPr>
            <w:tcW w:w="0" w:type="auto"/>
            <w:noWrap/>
            <w:hideMark/>
          </w:tcPr>
          <w:p w14:paraId="5F0A4AA1" w14:textId="77777777" w:rsidR="009E4798" w:rsidRPr="009E4798" w:rsidRDefault="009E4798" w:rsidP="009E4798">
            <w:pPr>
              <w:rPr>
                <w:noProof/>
              </w:rPr>
            </w:pPr>
            <w:r w:rsidRPr="009E4798">
              <w:rPr>
                <w:noProof/>
              </w:rPr>
              <w:t>0.40046</w:t>
            </w:r>
          </w:p>
        </w:tc>
        <w:tc>
          <w:tcPr>
            <w:tcW w:w="0" w:type="auto"/>
            <w:noWrap/>
            <w:hideMark/>
          </w:tcPr>
          <w:p w14:paraId="28DDDC67" w14:textId="77777777" w:rsidR="009E4798" w:rsidRPr="009E4798" w:rsidRDefault="009E4798" w:rsidP="009E4798">
            <w:pPr>
              <w:rPr>
                <w:noProof/>
              </w:rPr>
            </w:pPr>
            <w:r w:rsidRPr="009E4798">
              <w:rPr>
                <w:noProof/>
              </w:rPr>
              <w:t>333.414</w:t>
            </w:r>
          </w:p>
        </w:tc>
        <w:tc>
          <w:tcPr>
            <w:tcW w:w="0" w:type="auto"/>
            <w:noWrap/>
            <w:hideMark/>
          </w:tcPr>
          <w:p w14:paraId="625D340E" w14:textId="77777777" w:rsidR="009E4798" w:rsidRPr="009E4798" w:rsidRDefault="009E4798" w:rsidP="009E4798">
            <w:pPr>
              <w:rPr>
                <w:noProof/>
              </w:rPr>
            </w:pPr>
            <w:r w:rsidRPr="009E4798">
              <w:rPr>
                <w:noProof/>
              </w:rPr>
              <w:t>-2.97395</w:t>
            </w:r>
          </w:p>
        </w:tc>
        <w:tc>
          <w:tcPr>
            <w:tcW w:w="0" w:type="auto"/>
            <w:noWrap/>
            <w:hideMark/>
          </w:tcPr>
          <w:p w14:paraId="2CA2F8B8" w14:textId="77777777" w:rsidR="009E4798" w:rsidRPr="009E4798" w:rsidRDefault="009E4798" w:rsidP="009E4798">
            <w:pPr>
              <w:rPr>
                <w:noProof/>
              </w:rPr>
            </w:pPr>
            <w:r w:rsidRPr="009E4798">
              <w:rPr>
                <w:noProof/>
              </w:rPr>
              <w:t>0.009433</w:t>
            </w:r>
          </w:p>
        </w:tc>
      </w:tr>
      <w:tr w:rsidR="009E4798" w:rsidRPr="009E4798" w14:paraId="61AC2C53" w14:textId="77777777" w:rsidTr="009E4798">
        <w:trPr>
          <w:trHeight w:val="300"/>
        </w:trPr>
        <w:tc>
          <w:tcPr>
            <w:tcW w:w="0" w:type="auto"/>
            <w:noWrap/>
            <w:hideMark/>
          </w:tcPr>
          <w:p w14:paraId="5C3BD2A5" w14:textId="77777777" w:rsidR="009E4798" w:rsidRPr="009E4798" w:rsidRDefault="009E4798">
            <w:pPr>
              <w:rPr>
                <w:noProof/>
              </w:rPr>
            </w:pPr>
            <w:r w:rsidRPr="009E4798">
              <w:rPr>
                <w:noProof/>
              </w:rPr>
              <w:t xml:space="preserve">During - After  </w:t>
            </w:r>
          </w:p>
        </w:tc>
        <w:tc>
          <w:tcPr>
            <w:tcW w:w="0" w:type="auto"/>
            <w:noWrap/>
            <w:hideMark/>
          </w:tcPr>
          <w:p w14:paraId="7E0CE1AD" w14:textId="77777777" w:rsidR="009E4798" w:rsidRPr="009E4798" w:rsidRDefault="009E4798" w:rsidP="009E4798">
            <w:pPr>
              <w:rPr>
                <w:noProof/>
              </w:rPr>
            </w:pPr>
            <w:r w:rsidRPr="009E4798">
              <w:rPr>
                <w:noProof/>
              </w:rPr>
              <w:t>2015</w:t>
            </w:r>
          </w:p>
        </w:tc>
        <w:tc>
          <w:tcPr>
            <w:tcW w:w="0" w:type="auto"/>
            <w:noWrap/>
            <w:hideMark/>
          </w:tcPr>
          <w:p w14:paraId="4F3AA39B" w14:textId="77777777" w:rsidR="009E4798" w:rsidRPr="009E4798" w:rsidRDefault="009E4798" w:rsidP="009E4798">
            <w:pPr>
              <w:rPr>
                <w:noProof/>
              </w:rPr>
            </w:pPr>
            <w:r w:rsidRPr="009E4798">
              <w:rPr>
                <w:noProof/>
              </w:rPr>
              <w:t>0.12043</w:t>
            </w:r>
          </w:p>
        </w:tc>
        <w:tc>
          <w:tcPr>
            <w:tcW w:w="0" w:type="auto"/>
            <w:noWrap/>
            <w:hideMark/>
          </w:tcPr>
          <w:p w14:paraId="17A35198" w14:textId="77777777" w:rsidR="009E4798" w:rsidRPr="009E4798" w:rsidRDefault="009E4798" w:rsidP="009E4798">
            <w:pPr>
              <w:rPr>
                <w:noProof/>
              </w:rPr>
            </w:pPr>
            <w:r w:rsidRPr="009E4798">
              <w:rPr>
                <w:noProof/>
              </w:rPr>
              <w:t>0.377393</w:t>
            </w:r>
          </w:p>
        </w:tc>
        <w:tc>
          <w:tcPr>
            <w:tcW w:w="0" w:type="auto"/>
            <w:noWrap/>
            <w:hideMark/>
          </w:tcPr>
          <w:p w14:paraId="6F7DF75A" w14:textId="77777777" w:rsidR="009E4798" w:rsidRPr="009E4798" w:rsidRDefault="009E4798" w:rsidP="009E4798">
            <w:pPr>
              <w:rPr>
                <w:noProof/>
              </w:rPr>
            </w:pPr>
            <w:r w:rsidRPr="009E4798">
              <w:rPr>
                <w:noProof/>
              </w:rPr>
              <w:t>333.0746</w:t>
            </w:r>
          </w:p>
        </w:tc>
        <w:tc>
          <w:tcPr>
            <w:tcW w:w="0" w:type="auto"/>
            <w:noWrap/>
            <w:hideMark/>
          </w:tcPr>
          <w:p w14:paraId="4E872E4E" w14:textId="77777777" w:rsidR="009E4798" w:rsidRPr="009E4798" w:rsidRDefault="009E4798" w:rsidP="009E4798">
            <w:pPr>
              <w:rPr>
                <w:noProof/>
              </w:rPr>
            </w:pPr>
            <w:r w:rsidRPr="009E4798">
              <w:rPr>
                <w:noProof/>
              </w:rPr>
              <w:t>0.31911</w:t>
            </w:r>
          </w:p>
        </w:tc>
        <w:tc>
          <w:tcPr>
            <w:tcW w:w="0" w:type="auto"/>
            <w:noWrap/>
            <w:hideMark/>
          </w:tcPr>
          <w:p w14:paraId="330854DB" w14:textId="77777777" w:rsidR="009E4798" w:rsidRPr="009E4798" w:rsidRDefault="009E4798" w:rsidP="009E4798">
            <w:pPr>
              <w:rPr>
                <w:noProof/>
              </w:rPr>
            </w:pPr>
            <w:r w:rsidRPr="009E4798">
              <w:rPr>
                <w:noProof/>
              </w:rPr>
              <w:t>0.984346</w:t>
            </w:r>
          </w:p>
        </w:tc>
      </w:tr>
      <w:tr w:rsidR="009E4798" w:rsidRPr="009E4798" w14:paraId="10E7D5DD" w14:textId="77777777" w:rsidTr="009E4798">
        <w:trPr>
          <w:trHeight w:val="300"/>
        </w:trPr>
        <w:tc>
          <w:tcPr>
            <w:tcW w:w="0" w:type="auto"/>
            <w:noWrap/>
            <w:hideMark/>
          </w:tcPr>
          <w:p w14:paraId="252D5308" w14:textId="77777777" w:rsidR="009E4798" w:rsidRPr="009E4798" w:rsidRDefault="009E4798">
            <w:pPr>
              <w:rPr>
                <w:noProof/>
              </w:rPr>
            </w:pPr>
            <w:r w:rsidRPr="009E4798">
              <w:rPr>
                <w:noProof/>
              </w:rPr>
              <w:t xml:space="preserve">Before - During </w:t>
            </w:r>
          </w:p>
        </w:tc>
        <w:tc>
          <w:tcPr>
            <w:tcW w:w="0" w:type="auto"/>
            <w:noWrap/>
            <w:hideMark/>
          </w:tcPr>
          <w:p w14:paraId="56D71C71" w14:textId="77777777" w:rsidR="009E4798" w:rsidRPr="009E4798" w:rsidRDefault="009E4798" w:rsidP="009E4798">
            <w:pPr>
              <w:rPr>
                <w:noProof/>
              </w:rPr>
            </w:pPr>
            <w:r w:rsidRPr="009E4798">
              <w:rPr>
                <w:noProof/>
              </w:rPr>
              <w:t>2016</w:t>
            </w:r>
          </w:p>
        </w:tc>
        <w:tc>
          <w:tcPr>
            <w:tcW w:w="0" w:type="auto"/>
            <w:noWrap/>
            <w:hideMark/>
          </w:tcPr>
          <w:p w14:paraId="156B0048" w14:textId="77777777" w:rsidR="009E4798" w:rsidRPr="009E4798" w:rsidRDefault="009E4798" w:rsidP="009E4798">
            <w:pPr>
              <w:rPr>
                <w:noProof/>
              </w:rPr>
            </w:pPr>
            <w:r w:rsidRPr="009E4798">
              <w:rPr>
                <w:noProof/>
              </w:rPr>
              <w:t>1.214345</w:t>
            </w:r>
          </w:p>
        </w:tc>
        <w:tc>
          <w:tcPr>
            <w:tcW w:w="0" w:type="auto"/>
            <w:noWrap/>
            <w:hideMark/>
          </w:tcPr>
          <w:p w14:paraId="44F68CD8" w14:textId="77777777" w:rsidR="009E4798" w:rsidRPr="009E4798" w:rsidRDefault="009E4798" w:rsidP="009E4798">
            <w:pPr>
              <w:rPr>
                <w:noProof/>
              </w:rPr>
            </w:pPr>
            <w:r w:rsidRPr="009E4798">
              <w:rPr>
                <w:noProof/>
              </w:rPr>
              <w:t>0.533399</w:t>
            </w:r>
          </w:p>
        </w:tc>
        <w:tc>
          <w:tcPr>
            <w:tcW w:w="0" w:type="auto"/>
            <w:noWrap/>
            <w:hideMark/>
          </w:tcPr>
          <w:p w14:paraId="41860745" w14:textId="77777777" w:rsidR="009E4798" w:rsidRPr="009E4798" w:rsidRDefault="009E4798" w:rsidP="009E4798">
            <w:pPr>
              <w:rPr>
                <w:noProof/>
              </w:rPr>
            </w:pPr>
            <w:r w:rsidRPr="009E4798">
              <w:rPr>
                <w:noProof/>
              </w:rPr>
              <w:t>333.3412</w:t>
            </w:r>
          </w:p>
        </w:tc>
        <w:tc>
          <w:tcPr>
            <w:tcW w:w="0" w:type="auto"/>
            <w:noWrap/>
            <w:hideMark/>
          </w:tcPr>
          <w:p w14:paraId="4DD1C2E0" w14:textId="77777777" w:rsidR="009E4798" w:rsidRPr="009E4798" w:rsidRDefault="009E4798" w:rsidP="009E4798">
            <w:pPr>
              <w:rPr>
                <w:noProof/>
              </w:rPr>
            </w:pPr>
            <w:r w:rsidRPr="009E4798">
              <w:rPr>
                <w:noProof/>
              </w:rPr>
              <w:t>2.276616</w:t>
            </w:r>
          </w:p>
        </w:tc>
        <w:tc>
          <w:tcPr>
            <w:tcW w:w="0" w:type="auto"/>
            <w:noWrap/>
            <w:hideMark/>
          </w:tcPr>
          <w:p w14:paraId="032DD8EE" w14:textId="77777777" w:rsidR="009E4798" w:rsidRPr="009E4798" w:rsidRDefault="009E4798" w:rsidP="009E4798">
            <w:pPr>
              <w:rPr>
                <w:noProof/>
              </w:rPr>
            </w:pPr>
            <w:r w:rsidRPr="009E4798">
              <w:rPr>
                <w:noProof/>
              </w:rPr>
              <w:t>0.068692</w:t>
            </w:r>
          </w:p>
        </w:tc>
      </w:tr>
      <w:tr w:rsidR="009E4798" w:rsidRPr="009E4798" w14:paraId="1E5059FC" w14:textId="77777777" w:rsidTr="009E4798">
        <w:trPr>
          <w:trHeight w:val="300"/>
        </w:trPr>
        <w:tc>
          <w:tcPr>
            <w:tcW w:w="0" w:type="auto"/>
            <w:noWrap/>
            <w:hideMark/>
          </w:tcPr>
          <w:p w14:paraId="290449FE" w14:textId="17610F30" w:rsidR="009E4798" w:rsidRPr="009E4798" w:rsidRDefault="009E4798">
            <w:pPr>
              <w:rPr>
                <w:noProof/>
              </w:rPr>
            </w:pPr>
            <w:r w:rsidRPr="009E4798">
              <w:rPr>
                <w:noProof/>
              </w:rPr>
              <w:t xml:space="preserve">Before - After  </w:t>
            </w:r>
          </w:p>
        </w:tc>
        <w:tc>
          <w:tcPr>
            <w:tcW w:w="0" w:type="auto"/>
            <w:noWrap/>
            <w:hideMark/>
          </w:tcPr>
          <w:p w14:paraId="2497636D" w14:textId="77777777" w:rsidR="009E4798" w:rsidRPr="009E4798" w:rsidRDefault="009E4798" w:rsidP="009E4798">
            <w:pPr>
              <w:rPr>
                <w:noProof/>
              </w:rPr>
            </w:pPr>
            <w:r w:rsidRPr="009E4798">
              <w:rPr>
                <w:noProof/>
              </w:rPr>
              <w:t>2016</w:t>
            </w:r>
          </w:p>
        </w:tc>
        <w:tc>
          <w:tcPr>
            <w:tcW w:w="0" w:type="auto"/>
            <w:noWrap/>
            <w:hideMark/>
          </w:tcPr>
          <w:p w14:paraId="5ECE1161" w14:textId="77777777" w:rsidR="009E4798" w:rsidRPr="009E4798" w:rsidRDefault="009E4798" w:rsidP="009E4798">
            <w:pPr>
              <w:rPr>
                <w:noProof/>
              </w:rPr>
            </w:pPr>
            <w:r w:rsidRPr="009E4798">
              <w:rPr>
                <w:noProof/>
              </w:rPr>
              <w:t>2.016208</w:t>
            </w:r>
          </w:p>
        </w:tc>
        <w:tc>
          <w:tcPr>
            <w:tcW w:w="0" w:type="auto"/>
            <w:noWrap/>
            <w:hideMark/>
          </w:tcPr>
          <w:p w14:paraId="227DACB4" w14:textId="77777777" w:rsidR="009E4798" w:rsidRPr="009E4798" w:rsidRDefault="009E4798" w:rsidP="009E4798">
            <w:pPr>
              <w:rPr>
                <w:noProof/>
              </w:rPr>
            </w:pPr>
            <w:r w:rsidRPr="009E4798">
              <w:rPr>
                <w:noProof/>
              </w:rPr>
              <w:t>0.398621</w:t>
            </w:r>
          </w:p>
        </w:tc>
        <w:tc>
          <w:tcPr>
            <w:tcW w:w="0" w:type="auto"/>
            <w:noWrap/>
            <w:hideMark/>
          </w:tcPr>
          <w:p w14:paraId="4A572F89" w14:textId="77777777" w:rsidR="009E4798" w:rsidRPr="009E4798" w:rsidRDefault="009E4798" w:rsidP="009E4798">
            <w:pPr>
              <w:rPr>
                <w:noProof/>
              </w:rPr>
            </w:pPr>
            <w:r w:rsidRPr="009E4798">
              <w:rPr>
                <w:noProof/>
              </w:rPr>
              <w:t>333.7373</w:t>
            </w:r>
          </w:p>
        </w:tc>
        <w:tc>
          <w:tcPr>
            <w:tcW w:w="0" w:type="auto"/>
            <w:noWrap/>
            <w:hideMark/>
          </w:tcPr>
          <w:p w14:paraId="0DC772D0" w14:textId="77777777" w:rsidR="009E4798" w:rsidRPr="009E4798" w:rsidRDefault="009E4798" w:rsidP="009E4798">
            <w:pPr>
              <w:rPr>
                <w:noProof/>
              </w:rPr>
            </w:pPr>
            <w:r w:rsidRPr="009E4798">
              <w:rPr>
                <w:noProof/>
              </w:rPr>
              <w:t>5.057962</w:t>
            </w:r>
          </w:p>
        </w:tc>
        <w:tc>
          <w:tcPr>
            <w:tcW w:w="0" w:type="auto"/>
            <w:noWrap/>
            <w:hideMark/>
          </w:tcPr>
          <w:p w14:paraId="378C5973" w14:textId="77777777" w:rsidR="009E4798" w:rsidRPr="009E4798" w:rsidRDefault="009E4798" w:rsidP="009E4798">
            <w:pPr>
              <w:rPr>
                <w:noProof/>
              </w:rPr>
            </w:pPr>
            <w:r w:rsidRPr="009E4798">
              <w:rPr>
                <w:noProof/>
              </w:rPr>
              <w:t>2.1E-06</w:t>
            </w:r>
          </w:p>
        </w:tc>
      </w:tr>
      <w:tr w:rsidR="009E4798" w:rsidRPr="009E4798" w14:paraId="4DBC72D0" w14:textId="77777777" w:rsidTr="009E4798">
        <w:trPr>
          <w:trHeight w:val="300"/>
        </w:trPr>
        <w:tc>
          <w:tcPr>
            <w:tcW w:w="0" w:type="auto"/>
            <w:noWrap/>
            <w:hideMark/>
          </w:tcPr>
          <w:p w14:paraId="0B98DDC9" w14:textId="77777777" w:rsidR="009E4798" w:rsidRPr="009E4798" w:rsidRDefault="009E4798">
            <w:pPr>
              <w:rPr>
                <w:noProof/>
              </w:rPr>
            </w:pPr>
            <w:r w:rsidRPr="009E4798">
              <w:rPr>
                <w:noProof/>
              </w:rPr>
              <w:t xml:space="preserve">During - After  </w:t>
            </w:r>
          </w:p>
        </w:tc>
        <w:tc>
          <w:tcPr>
            <w:tcW w:w="0" w:type="auto"/>
            <w:noWrap/>
            <w:hideMark/>
          </w:tcPr>
          <w:p w14:paraId="02811535" w14:textId="77777777" w:rsidR="009E4798" w:rsidRPr="009E4798" w:rsidRDefault="009E4798" w:rsidP="009E4798">
            <w:pPr>
              <w:rPr>
                <w:noProof/>
              </w:rPr>
            </w:pPr>
            <w:r w:rsidRPr="009E4798">
              <w:rPr>
                <w:noProof/>
              </w:rPr>
              <w:t>2016</w:t>
            </w:r>
          </w:p>
        </w:tc>
        <w:tc>
          <w:tcPr>
            <w:tcW w:w="0" w:type="auto"/>
            <w:noWrap/>
            <w:hideMark/>
          </w:tcPr>
          <w:p w14:paraId="2D1733AC" w14:textId="77777777" w:rsidR="009E4798" w:rsidRPr="009E4798" w:rsidRDefault="009E4798" w:rsidP="009E4798">
            <w:pPr>
              <w:rPr>
                <w:noProof/>
              </w:rPr>
            </w:pPr>
            <w:r w:rsidRPr="009E4798">
              <w:rPr>
                <w:noProof/>
              </w:rPr>
              <w:t>0.801863</w:t>
            </w:r>
          </w:p>
        </w:tc>
        <w:tc>
          <w:tcPr>
            <w:tcW w:w="0" w:type="auto"/>
            <w:noWrap/>
            <w:hideMark/>
          </w:tcPr>
          <w:p w14:paraId="6E2627C6" w14:textId="77777777" w:rsidR="009E4798" w:rsidRPr="009E4798" w:rsidRDefault="009E4798" w:rsidP="009E4798">
            <w:pPr>
              <w:rPr>
                <w:noProof/>
              </w:rPr>
            </w:pPr>
            <w:r w:rsidRPr="009E4798">
              <w:rPr>
                <w:noProof/>
              </w:rPr>
              <w:t>0.478901</w:t>
            </w:r>
          </w:p>
        </w:tc>
        <w:tc>
          <w:tcPr>
            <w:tcW w:w="0" w:type="auto"/>
            <w:noWrap/>
            <w:hideMark/>
          </w:tcPr>
          <w:p w14:paraId="48D0C30D" w14:textId="77777777" w:rsidR="009E4798" w:rsidRPr="009E4798" w:rsidRDefault="009E4798" w:rsidP="009E4798">
            <w:pPr>
              <w:rPr>
                <w:noProof/>
              </w:rPr>
            </w:pPr>
            <w:r w:rsidRPr="009E4798">
              <w:rPr>
                <w:noProof/>
              </w:rPr>
              <w:t>333.322</w:t>
            </w:r>
          </w:p>
        </w:tc>
        <w:tc>
          <w:tcPr>
            <w:tcW w:w="0" w:type="auto"/>
            <w:noWrap/>
            <w:hideMark/>
          </w:tcPr>
          <w:p w14:paraId="0BD7A7C3" w14:textId="77777777" w:rsidR="009E4798" w:rsidRPr="009E4798" w:rsidRDefault="009E4798" w:rsidP="009E4798">
            <w:pPr>
              <w:rPr>
                <w:noProof/>
              </w:rPr>
            </w:pPr>
            <w:r w:rsidRPr="009E4798">
              <w:rPr>
                <w:noProof/>
              </w:rPr>
              <w:t>1.674383</w:t>
            </w:r>
          </w:p>
        </w:tc>
        <w:tc>
          <w:tcPr>
            <w:tcW w:w="0" w:type="auto"/>
            <w:noWrap/>
            <w:hideMark/>
          </w:tcPr>
          <w:p w14:paraId="6B4B95BD" w14:textId="77777777" w:rsidR="009E4798" w:rsidRPr="009E4798" w:rsidRDefault="009E4798" w:rsidP="009E4798">
            <w:pPr>
              <w:rPr>
                <w:noProof/>
              </w:rPr>
            </w:pPr>
            <w:r w:rsidRPr="009E4798">
              <w:rPr>
                <w:noProof/>
              </w:rPr>
              <w:t>0.258766</w:t>
            </w:r>
          </w:p>
        </w:tc>
      </w:tr>
      <w:tr w:rsidR="009E4798" w:rsidRPr="009E4798" w14:paraId="5422362A" w14:textId="77777777" w:rsidTr="009E4798">
        <w:trPr>
          <w:trHeight w:val="300"/>
        </w:trPr>
        <w:tc>
          <w:tcPr>
            <w:tcW w:w="0" w:type="auto"/>
            <w:noWrap/>
            <w:hideMark/>
          </w:tcPr>
          <w:p w14:paraId="518D78D7" w14:textId="77777777" w:rsidR="009E4798" w:rsidRPr="009E4798" w:rsidRDefault="009E4798">
            <w:pPr>
              <w:rPr>
                <w:noProof/>
              </w:rPr>
            </w:pPr>
            <w:r w:rsidRPr="009E4798">
              <w:rPr>
                <w:noProof/>
              </w:rPr>
              <w:t xml:space="preserve">Before - During </w:t>
            </w:r>
          </w:p>
        </w:tc>
        <w:tc>
          <w:tcPr>
            <w:tcW w:w="0" w:type="auto"/>
            <w:noWrap/>
            <w:hideMark/>
          </w:tcPr>
          <w:p w14:paraId="3B61C3CC" w14:textId="77777777" w:rsidR="009E4798" w:rsidRPr="009E4798" w:rsidRDefault="009E4798" w:rsidP="009E4798">
            <w:pPr>
              <w:rPr>
                <w:noProof/>
              </w:rPr>
            </w:pPr>
            <w:r w:rsidRPr="009E4798">
              <w:rPr>
                <w:noProof/>
              </w:rPr>
              <w:t>2017</w:t>
            </w:r>
          </w:p>
        </w:tc>
        <w:tc>
          <w:tcPr>
            <w:tcW w:w="0" w:type="auto"/>
            <w:noWrap/>
            <w:hideMark/>
          </w:tcPr>
          <w:p w14:paraId="30A12DF8" w14:textId="77777777" w:rsidR="009E4798" w:rsidRPr="009E4798" w:rsidRDefault="009E4798" w:rsidP="009E4798">
            <w:pPr>
              <w:rPr>
                <w:noProof/>
              </w:rPr>
            </w:pPr>
            <w:r w:rsidRPr="009E4798">
              <w:rPr>
                <w:noProof/>
              </w:rPr>
              <w:t>-0.50572</w:t>
            </w:r>
          </w:p>
        </w:tc>
        <w:tc>
          <w:tcPr>
            <w:tcW w:w="0" w:type="auto"/>
            <w:noWrap/>
            <w:hideMark/>
          </w:tcPr>
          <w:p w14:paraId="326D5A29" w14:textId="77777777" w:rsidR="009E4798" w:rsidRPr="009E4798" w:rsidRDefault="009E4798" w:rsidP="009E4798">
            <w:pPr>
              <w:rPr>
                <w:noProof/>
              </w:rPr>
            </w:pPr>
            <w:r w:rsidRPr="009E4798">
              <w:rPr>
                <w:noProof/>
              </w:rPr>
              <w:t>0.38442</w:t>
            </w:r>
          </w:p>
        </w:tc>
        <w:tc>
          <w:tcPr>
            <w:tcW w:w="0" w:type="auto"/>
            <w:noWrap/>
            <w:hideMark/>
          </w:tcPr>
          <w:p w14:paraId="2828B348" w14:textId="77777777" w:rsidR="009E4798" w:rsidRPr="009E4798" w:rsidRDefault="009E4798" w:rsidP="009E4798">
            <w:pPr>
              <w:rPr>
                <w:noProof/>
              </w:rPr>
            </w:pPr>
            <w:r w:rsidRPr="009E4798">
              <w:rPr>
                <w:noProof/>
              </w:rPr>
              <w:t>333.0022</w:t>
            </w:r>
          </w:p>
        </w:tc>
        <w:tc>
          <w:tcPr>
            <w:tcW w:w="0" w:type="auto"/>
            <w:noWrap/>
            <w:hideMark/>
          </w:tcPr>
          <w:p w14:paraId="3C72A992" w14:textId="77777777" w:rsidR="009E4798" w:rsidRPr="009E4798" w:rsidRDefault="009E4798" w:rsidP="009E4798">
            <w:pPr>
              <w:rPr>
                <w:noProof/>
              </w:rPr>
            </w:pPr>
            <w:r w:rsidRPr="009E4798">
              <w:rPr>
                <w:noProof/>
              </w:rPr>
              <w:t>-1.31554</w:t>
            </w:r>
          </w:p>
        </w:tc>
        <w:tc>
          <w:tcPr>
            <w:tcW w:w="0" w:type="auto"/>
            <w:noWrap/>
            <w:hideMark/>
          </w:tcPr>
          <w:p w14:paraId="15E02CC5" w14:textId="77777777" w:rsidR="009E4798" w:rsidRPr="009E4798" w:rsidRDefault="009E4798" w:rsidP="009E4798">
            <w:pPr>
              <w:rPr>
                <w:noProof/>
              </w:rPr>
            </w:pPr>
            <w:r w:rsidRPr="009E4798">
              <w:rPr>
                <w:noProof/>
              </w:rPr>
              <w:t>0.46705</w:t>
            </w:r>
          </w:p>
        </w:tc>
      </w:tr>
      <w:tr w:rsidR="009E4798" w:rsidRPr="009E4798" w14:paraId="6793DF4F" w14:textId="77777777" w:rsidTr="009E4798">
        <w:trPr>
          <w:trHeight w:val="300"/>
        </w:trPr>
        <w:tc>
          <w:tcPr>
            <w:tcW w:w="0" w:type="auto"/>
            <w:noWrap/>
            <w:hideMark/>
          </w:tcPr>
          <w:p w14:paraId="3F84D6BA" w14:textId="77777777" w:rsidR="009E4798" w:rsidRPr="009E4798" w:rsidRDefault="009E4798">
            <w:pPr>
              <w:rPr>
                <w:noProof/>
              </w:rPr>
            </w:pPr>
            <w:r w:rsidRPr="009E4798">
              <w:rPr>
                <w:noProof/>
              </w:rPr>
              <w:t xml:space="preserve">Before - After  </w:t>
            </w:r>
          </w:p>
        </w:tc>
        <w:tc>
          <w:tcPr>
            <w:tcW w:w="0" w:type="auto"/>
            <w:noWrap/>
            <w:hideMark/>
          </w:tcPr>
          <w:p w14:paraId="662E85DE" w14:textId="77777777" w:rsidR="009E4798" w:rsidRPr="009E4798" w:rsidRDefault="009E4798" w:rsidP="009E4798">
            <w:pPr>
              <w:rPr>
                <w:noProof/>
              </w:rPr>
            </w:pPr>
            <w:r w:rsidRPr="009E4798">
              <w:rPr>
                <w:noProof/>
              </w:rPr>
              <w:t>2017</w:t>
            </w:r>
          </w:p>
        </w:tc>
        <w:tc>
          <w:tcPr>
            <w:tcW w:w="0" w:type="auto"/>
            <w:noWrap/>
            <w:hideMark/>
          </w:tcPr>
          <w:p w14:paraId="21D28FDC" w14:textId="77777777" w:rsidR="009E4798" w:rsidRPr="009E4798" w:rsidRDefault="009E4798" w:rsidP="009E4798">
            <w:pPr>
              <w:rPr>
                <w:noProof/>
              </w:rPr>
            </w:pPr>
            <w:r w:rsidRPr="009E4798">
              <w:rPr>
                <w:noProof/>
              </w:rPr>
              <w:t>-0.05903</w:t>
            </w:r>
          </w:p>
        </w:tc>
        <w:tc>
          <w:tcPr>
            <w:tcW w:w="0" w:type="auto"/>
            <w:noWrap/>
            <w:hideMark/>
          </w:tcPr>
          <w:p w14:paraId="25E5A837" w14:textId="77777777" w:rsidR="009E4798" w:rsidRPr="009E4798" w:rsidRDefault="009E4798" w:rsidP="009E4798">
            <w:pPr>
              <w:rPr>
                <w:noProof/>
              </w:rPr>
            </w:pPr>
            <w:r w:rsidRPr="009E4798">
              <w:rPr>
                <w:noProof/>
              </w:rPr>
              <w:t>0.514767</w:t>
            </w:r>
          </w:p>
        </w:tc>
        <w:tc>
          <w:tcPr>
            <w:tcW w:w="0" w:type="auto"/>
            <w:noWrap/>
            <w:hideMark/>
          </w:tcPr>
          <w:p w14:paraId="76730FC8" w14:textId="77777777" w:rsidR="009E4798" w:rsidRPr="009E4798" w:rsidRDefault="009E4798" w:rsidP="009E4798">
            <w:pPr>
              <w:rPr>
                <w:noProof/>
              </w:rPr>
            </w:pPr>
            <w:r w:rsidRPr="009E4798">
              <w:rPr>
                <w:noProof/>
              </w:rPr>
              <w:t>334.9028</w:t>
            </w:r>
          </w:p>
        </w:tc>
        <w:tc>
          <w:tcPr>
            <w:tcW w:w="0" w:type="auto"/>
            <w:noWrap/>
            <w:hideMark/>
          </w:tcPr>
          <w:p w14:paraId="373168A3" w14:textId="77777777" w:rsidR="009E4798" w:rsidRPr="009E4798" w:rsidRDefault="009E4798" w:rsidP="009E4798">
            <w:pPr>
              <w:rPr>
                <w:noProof/>
              </w:rPr>
            </w:pPr>
            <w:r w:rsidRPr="009E4798">
              <w:rPr>
                <w:noProof/>
              </w:rPr>
              <w:t>-0.11466</w:t>
            </w:r>
          </w:p>
        </w:tc>
        <w:tc>
          <w:tcPr>
            <w:tcW w:w="0" w:type="auto"/>
            <w:noWrap/>
            <w:hideMark/>
          </w:tcPr>
          <w:p w14:paraId="7D880E27" w14:textId="77777777" w:rsidR="009E4798" w:rsidRPr="009E4798" w:rsidRDefault="009E4798" w:rsidP="009E4798">
            <w:pPr>
              <w:rPr>
                <w:noProof/>
              </w:rPr>
            </w:pPr>
            <w:r w:rsidRPr="009E4798">
              <w:rPr>
                <w:noProof/>
              </w:rPr>
              <w:t>0.999241</w:t>
            </w:r>
          </w:p>
        </w:tc>
      </w:tr>
      <w:tr w:rsidR="009E4798" w:rsidRPr="009E4798" w14:paraId="3F0A9A06" w14:textId="77777777" w:rsidTr="009E4798">
        <w:trPr>
          <w:trHeight w:val="300"/>
        </w:trPr>
        <w:tc>
          <w:tcPr>
            <w:tcW w:w="0" w:type="auto"/>
            <w:noWrap/>
            <w:hideMark/>
          </w:tcPr>
          <w:p w14:paraId="2EEABE54" w14:textId="77777777" w:rsidR="009E4798" w:rsidRPr="009E4798" w:rsidRDefault="009E4798">
            <w:pPr>
              <w:rPr>
                <w:noProof/>
              </w:rPr>
            </w:pPr>
            <w:r w:rsidRPr="009E4798">
              <w:rPr>
                <w:noProof/>
              </w:rPr>
              <w:t xml:space="preserve">During - After  </w:t>
            </w:r>
          </w:p>
        </w:tc>
        <w:tc>
          <w:tcPr>
            <w:tcW w:w="0" w:type="auto"/>
            <w:noWrap/>
            <w:hideMark/>
          </w:tcPr>
          <w:p w14:paraId="7E94742E" w14:textId="77777777" w:rsidR="009E4798" w:rsidRPr="009E4798" w:rsidRDefault="009E4798" w:rsidP="009E4798">
            <w:pPr>
              <w:rPr>
                <w:noProof/>
              </w:rPr>
            </w:pPr>
            <w:r w:rsidRPr="009E4798">
              <w:rPr>
                <w:noProof/>
              </w:rPr>
              <w:t>2017</w:t>
            </w:r>
          </w:p>
        </w:tc>
        <w:tc>
          <w:tcPr>
            <w:tcW w:w="0" w:type="auto"/>
            <w:noWrap/>
            <w:hideMark/>
          </w:tcPr>
          <w:p w14:paraId="2039F67C" w14:textId="77777777" w:rsidR="009E4798" w:rsidRPr="009E4798" w:rsidRDefault="009E4798" w:rsidP="009E4798">
            <w:pPr>
              <w:rPr>
                <w:noProof/>
              </w:rPr>
            </w:pPr>
            <w:r w:rsidRPr="009E4798">
              <w:rPr>
                <w:noProof/>
              </w:rPr>
              <w:t>0.446694</w:t>
            </w:r>
          </w:p>
        </w:tc>
        <w:tc>
          <w:tcPr>
            <w:tcW w:w="0" w:type="auto"/>
            <w:noWrap/>
            <w:hideMark/>
          </w:tcPr>
          <w:p w14:paraId="6AB1AA91" w14:textId="77777777" w:rsidR="009E4798" w:rsidRPr="009E4798" w:rsidRDefault="009E4798" w:rsidP="009E4798">
            <w:pPr>
              <w:rPr>
                <w:noProof/>
              </w:rPr>
            </w:pPr>
            <w:r w:rsidRPr="009E4798">
              <w:rPr>
                <w:noProof/>
              </w:rPr>
              <w:t>0.542663</w:t>
            </w:r>
          </w:p>
        </w:tc>
        <w:tc>
          <w:tcPr>
            <w:tcW w:w="0" w:type="auto"/>
            <w:noWrap/>
            <w:hideMark/>
          </w:tcPr>
          <w:p w14:paraId="3CE96D5E" w14:textId="77777777" w:rsidR="009E4798" w:rsidRPr="009E4798" w:rsidRDefault="009E4798" w:rsidP="009E4798">
            <w:pPr>
              <w:rPr>
                <w:noProof/>
              </w:rPr>
            </w:pPr>
            <w:r w:rsidRPr="009E4798">
              <w:rPr>
                <w:noProof/>
              </w:rPr>
              <w:t>334.7118</w:t>
            </w:r>
          </w:p>
        </w:tc>
        <w:tc>
          <w:tcPr>
            <w:tcW w:w="0" w:type="auto"/>
            <w:noWrap/>
            <w:hideMark/>
          </w:tcPr>
          <w:p w14:paraId="6215902E" w14:textId="77777777" w:rsidR="009E4798" w:rsidRPr="009E4798" w:rsidRDefault="009E4798" w:rsidP="009E4798">
            <w:pPr>
              <w:rPr>
                <w:noProof/>
              </w:rPr>
            </w:pPr>
            <w:r w:rsidRPr="009E4798">
              <w:rPr>
                <w:noProof/>
              </w:rPr>
              <w:t>0.823152</w:t>
            </w:r>
          </w:p>
        </w:tc>
        <w:tc>
          <w:tcPr>
            <w:tcW w:w="0" w:type="auto"/>
            <w:noWrap/>
            <w:hideMark/>
          </w:tcPr>
          <w:p w14:paraId="7049172A" w14:textId="77777777" w:rsidR="009E4798" w:rsidRPr="009E4798" w:rsidRDefault="009E4798" w:rsidP="009E4798">
            <w:pPr>
              <w:rPr>
                <w:noProof/>
              </w:rPr>
            </w:pPr>
            <w:r w:rsidRPr="009E4798">
              <w:rPr>
                <w:noProof/>
              </w:rPr>
              <w:t>0.795672</w:t>
            </w:r>
          </w:p>
        </w:tc>
      </w:tr>
      <w:tr w:rsidR="009E4798" w:rsidRPr="009E4798" w14:paraId="3809AF32" w14:textId="77777777" w:rsidTr="009E4798">
        <w:trPr>
          <w:trHeight w:val="300"/>
        </w:trPr>
        <w:tc>
          <w:tcPr>
            <w:tcW w:w="0" w:type="auto"/>
            <w:noWrap/>
            <w:hideMark/>
          </w:tcPr>
          <w:p w14:paraId="14C3A416" w14:textId="77777777" w:rsidR="009E4798" w:rsidRPr="009E4798" w:rsidRDefault="009E4798">
            <w:pPr>
              <w:rPr>
                <w:noProof/>
              </w:rPr>
            </w:pPr>
            <w:r w:rsidRPr="009E4798">
              <w:rPr>
                <w:noProof/>
              </w:rPr>
              <w:lastRenderedPageBreak/>
              <w:t xml:space="preserve">Before - During </w:t>
            </w:r>
          </w:p>
        </w:tc>
        <w:tc>
          <w:tcPr>
            <w:tcW w:w="0" w:type="auto"/>
            <w:noWrap/>
            <w:hideMark/>
          </w:tcPr>
          <w:p w14:paraId="307A938B" w14:textId="77777777" w:rsidR="009E4798" w:rsidRPr="009E4798" w:rsidRDefault="009E4798" w:rsidP="009E4798">
            <w:pPr>
              <w:rPr>
                <w:noProof/>
              </w:rPr>
            </w:pPr>
            <w:r w:rsidRPr="009E4798">
              <w:rPr>
                <w:noProof/>
              </w:rPr>
              <w:t>2018</w:t>
            </w:r>
          </w:p>
        </w:tc>
        <w:tc>
          <w:tcPr>
            <w:tcW w:w="0" w:type="auto"/>
            <w:noWrap/>
            <w:hideMark/>
          </w:tcPr>
          <w:p w14:paraId="697B1422" w14:textId="77777777" w:rsidR="009E4798" w:rsidRPr="009E4798" w:rsidRDefault="009E4798" w:rsidP="009E4798">
            <w:pPr>
              <w:rPr>
                <w:noProof/>
              </w:rPr>
            </w:pPr>
            <w:r w:rsidRPr="009E4798">
              <w:rPr>
                <w:noProof/>
              </w:rPr>
              <w:t>-0.69071</w:t>
            </w:r>
          </w:p>
        </w:tc>
        <w:tc>
          <w:tcPr>
            <w:tcW w:w="0" w:type="auto"/>
            <w:noWrap/>
            <w:hideMark/>
          </w:tcPr>
          <w:p w14:paraId="31C057FC" w14:textId="77777777" w:rsidR="009E4798" w:rsidRPr="009E4798" w:rsidRDefault="009E4798" w:rsidP="009E4798">
            <w:pPr>
              <w:rPr>
                <w:noProof/>
              </w:rPr>
            </w:pPr>
            <w:r w:rsidRPr="009E4798">
              <w:rPr>
                <w:noProof/>
              </w:rPr>
              <w:t>0.338585</w:t>
            </w:r>
          </w:p>
        </w:tc>
        <w:tc>
          <w:tcPr>
            <w:tcW w:w="0" w:type="auto"/>
            <w:noWrap/>
            <w:hideMark/>
          </w:tcPr>
          <w:p w14:paraId="3AFC2D26" w14:textId="77777777" w:rsidR="009E4798" w:rsidRPr="009E4798" w:rsidRDefault="009E4798" w:rsidP="009E4798">
            <w:pPr>
              <w:rPr>
                <w:noProof/>
              </w:rPr>
            </w:pPr>
            <w:r w:rsidRPr="009E4798">
              <w:rPr>
                <w:noProof/>
              </w:rPr>
              <w:t>333.0272</w:t>
            </w:r>
          </w:p>
        </w:tc>
        <w:tc>
          <w:tcPr>
            <w:tcW w:w="0" w:type="auto"/>
            <w:noWrap/>
            <w:hideMark/>
          </w:tcPr>
          <w:p w14:paraId="775CD308" w14:textId="77777777" w:rsidR="009E4798" w:rsidRPr="009E4798" w:rsidRDefault="009E4798" w:rsidP="009E4798">
            <w:pPr>
              <w:rPr>
                <w:noProof/>
              </w:rPr>
            </w:pPr>
            <w:r w:rsidRPr="009E4798">
              <w:rPr>
                <w:noProof/>
              </w:rPr>
              <w:t>-2.03998</w:t>
            </w:r>
          </w:p>
        </w:tc>
        <w:tc>
          <w:tcPr>
            <w:tcW w:w="0" w:type="auto"/>
            <w:noWrap/>
            <w:hideMark/>
          </w:tcPr>
          <w:p w14:paraId="3F18DE01" w14:textId="77777777" w:rsidR="009E4798" w:rsidRPr="009E4798" w:rsidRDefault="009E4798" w:rsidP="009E4798">
            <w:pPr>
              <w:rPr>
                <w:noProof/>
              </w:rPr>
            </w:pPr>
            <w:r w:rsidRPr="009E4798">
              <w:rPr>
                <w:noProof/>
              </w:rPr>
              <w:t>0.121171</w:t>
            </w:r>
          </w:p>
        </w:tc>
      </w:tr>
      <w:tr w:rsidR="009E4798" w:rsidRPr="009E4798" w14:paraId="5349F2E3" w14:textId="77777777" w:rsidTr="009E4798">
        <w:trPr>
          <w:trHeight w:val="300"/>
        </w:trPr>
        <w:tc>
          <w:tcPr>
            <w:tcW w:w="0" w:type="auto"/>
            <w:noWrap/>
            <w:hideMark/>
          </w:tcPr>
          <w:p w14:paraId="6692DB0B" w14:textId="77777777" w:rsidR="009E4798" w:rsidRPr="009E4798" w:rsidRDefault="009E4798">
            <w:pPr>
              <w:rPr>
                <w:noProof/>
              </w:rPr>
            </w:pPr>
            <w:r w:rsidRPr="009E4798">
              <w:rPr>
                <w:noProof/>
              </w:rPr>
              <w:t xml:space="preserve">Before - After  </w:t>
            </w:r>
          </w:p>
        </w:tc>
        <w:tc>
          <w:tcPr>
            <w:tcW w:w="0" w:type="auto"/>
            <w:noWrap/>
            <w:hideMark/>
          </w:tcPr>
          <w:p w14:paraId="2AEA1295" w14:textId="77777777" w:rsidR="009E4798" w:rsidRPr="009E4798" w:rsidRDefault="009E4798" w:rsidP="009E4798">
            <w:pPr>
              <w:rPr>
                <w:noProof/>
              </w:rPr>
            </w:pPr>
            <w:r w:rsidRPr="009E4798">
              <w:rPr>
                <w:noProof/>
              </w:rPr>
              <w:t>2018</w:t>
            </w:r>
          </w:p>
        </w:tc>
        <w:tc>
          <w:tcPr>
            <w:tcW w:w="0" w:type="auto"/>
            <w:noWrap/>
            <w:hideMark/>
          </w:tcPr>
          <w:p w14:paraId="70D7B2F2" w14:textId="77777777" w:rsidR="009E4798" w:rsidRPr="009E4798" w:rsidRDefault="009E4798" w:rsidP="009E4798">
            <w:pPr>
              <w:rPr>
                <w:noProof/>
              </w:rPr>
            </w:pPr>
            <w:r w:rsidRPr="009E4798">
              <w:rPr>
                <w:noProof/>
              </w:rPr>
              <w:t>-0.46507</w:t>
            </w:r>
          </w:p>
        </w:tc>
        <w:tc>
          <w:tcPr>
            <w:tcW w:w="0" w:type="auto"/>
            <w:noWrap/>
            <w:hideMark/>
          </w:tcPr>
          <w:p w14:paraId="1DF8DF6F" w14:textId="77777777" w:rsidR="009E4798" w:rsidRPr="009E4798" w:rsidRDefault="009E4798" w:rsidP="009E4798">
            <w:pPr>
              <w:rPr>
                <w:noProof/>
              </w:rPr>
            </w:pPr>
            <w:r w:rsidRPr="009E4798">
              <w:rPr>
                <w:noProof/>
              </w:rPr>
              <w:t>0.316428</w:t>
            </w:r>
          </w:p>
        </w:tc>
        <w:tc>
          <w:tcPr>
            <w:tcW w:w="0" w:type="auto"/>
            <w:noWrap/>
            <w:hideMark/>
          </w:tcPr>
          <w:p w14:paraId="6FA05FFE" w14:textId="77777777" w:rsidR="009E4798" w:rsidRPr="009E4798" w:rsidRDefault="009E4798" w:rsidP="009E4798">
            <w:pPr>
              <w:rPr>
                <w:noProof/>
              </w:rPr>
            </w:pPr>
            <w:r w:rsidRPr="009E4798">
              <w:rPr>
                <w:noProof/>
              </w:rPr>
              <w:t>333.3843</w:t>
            </w:r>
          </w:p>
        </w:tc>
        <w:tc>
          <w:tcPr>
            <w:tcW w:w="0" w:type="auto"/>
            <w:noWrap/>
            <w:hideMark/>
          </w:tcPr>
          <w:p w14:paraId="768F75BA" w14:textId="77777777" w:rsidR="009E4798" w:rsidRPr="009E4798" w:rsidRDefault="009E4798" w:rsidP="009E4798">
            <w:pPr>
              <w:rPr>
                <w:noProof/>
              </w:rPr>
            </w:pPr>
            <w:r w:rsidRPr="009E4798">
              <w:rPr>
                <w:noProof/>
              </w:rPr>
              <w:t>-1.46976</w:t>
            </w:r>
          </w:p>
        </w:tc>
        <w:tc>
          <w:tcPr>
            <w:tcW w:w="0" w:type="auto"/>
            <w:noWrap/>
            <w:hideMark/>
          </w:tcPr>
          <w:p w14:paraId="78A4547B" w14:textId="77777777" w:rsidR="009E4798" w:rsidRPr="009E4798" w:rsidRDefault="009E4798" w:rsidP="009E4798">
            <w:pPr>
              <w:rPr>
                <w:noProof/>
              </w:rPr>
            </w:pPr>
            <w:r w:rsidRPr="009E4798">
              <w:rPr>
                <w:noProof/>
              </w:rPr>
              <w:t>0.369631</w:t>
            </w:r>
          </w:p>
        </w:tc>
      </w:tr>
      <w:tr w:rsidR="009E4798" w:rsidRPr="009E4798" w14:paraId="65AA4B92" w14:textId="77777777" w:rsidTr="009E4798">
        <w:trPr>
          <w:trHeight w:val="300"/>
        </w:trPr>
        <w:tc>
          <w:tcPr>
            <w:tcW w:w="0" w:type="auto"/>
            <w:noWrap/>
            <w:hideMark/>
          </w:tcPr>
          <w:p w14:paraId="56F7C036" w14:textId="77777777" w:rsidR="009E4798" w:rsidRPr="009E4798" w:rsidRDefault="009E4798">
            <w:pPr>
              <w:rPr>
                <w:noProof/>
              </w:rPr>
            </w:pPr>
            <w:r w:rsidRPr="009E4798">
              <w:rPr>
                <w:noProof/>
              </w:rPr>
              <w:t xml:space="preserve">During - After  </w:t>
            </w:r>
          </w:p>
        </w:tc>
        <w:tc>
          <w:tcPr>
            <w:tcW w:w="0" w:type="auto"/>
            <w:noWrap/>
            <w:hideMark/>
          </w:tcPr>
          <w:p w14:paraId="7995B7F9" w14:textId="77777777" w:rsidR="009E4798" w:rsidRPr="009E4798" w:rsidRDefault="009E4798" w:rsidP="009E4798">
            <w:pPr>
              <w:rPr>
                <w:noProof/>
              </w:rPr>
            </w:pPr>
            <w:r w:rsidRPr="009E4798">
              <w:rPr>
                <w:noProof/>
              </w:rPr>
              <w:t>2018</w:t>
            </w:r>
          </w:p>
        </w:tc>
        <w:tc>
          <w:tcPr>
            <w:tcW w:w="0" w:type="auto"/>
            <w:noWrap/>
            <w:hideMark/>
          </w:tcPr>
          <w:p w14:paraId="7FBFBBEC" w14:textId="77777777" w:rsidR="009E4798" w:rsidRPr="009E4798" w:rsidRDefault="009E4798" w:rsidP="009E4798">
            <w:pPr>
              <w:rPr>
                <w:noProof/>
              </w:rPr>
            </w:pPr>
            <w:r w:rsidRPr="009E4798">
              <w:rPr>
                <w:noProof/>
              </w:rPr>
              <w:t>0.225634</w:t>
            </w:r>
          </w:p>
        </w:tc>
        <w:tc>
          <w:tcPr>
            <w:tcW w:w="0" w:type="auto"/>
            <w:noWrap/>
            <w:hideMark/>
          </w:tcPr>
          <w:p w14:paraId="79993F4C" w14:textId="77777777" w:rsidR="009E4798" w:rsidRPr="009E4798" w:rsidRDefault="009E4798" w:rsidP="009E4798">
            <w:pPr>
              <w:rPr>
                <w:noProof/>
              </w:rPr>
            </w:pPr>
            <w:r w:rsidRPr="009E4798">
              <w:rPr>
                <w:noProof/>
              </w:rPr>
              <w:t>0.343459</w:t>
            </w:r>
          </w:p>
        </w:tc>
        <w:tc>
          <w:tcPr>
            <w:tcW w:w="0" w:type="auto"/>
            <w:noWrap/>
            <w:hideMark/>
          </w:tcPr>
          <w:p w14:paraId="071E3C7A" w14:textId="77777777" w:rsidR="009E4798" w:rsidRPr="009E4798" w:rsidRDefault="009E4798" w:rsidP="009E4798">
            <w:pPr>
              <w:rPr>
                <w:noProof/>
              </w:rPr>
            </w:pPr>
            <w:r w:rsidRPr="009E4798">
              <w:rPr>
                <w:noProof/>
              </w:rPr>
              <w:t>333.1769</w:t>
            </w:r>
          </w:p>
        </w:tc>
        <w:tc>
          <w:tcPr>
            <w:tcW w:w="0" w:type="auto"/>
            <w:noWrap/>
            <w:hideMark/>
          </w:tcPr>
          <w:p w14:paraId="2E02BD28" w14:textId="77777777" w:rsidR="009E4798" w:rsidRPr="009E4798" w:rsidRDefault="009E4798" w:rsidP="009E4798">
            <w:pPr>
              <w:rPr>
                <w:noProof/>
              </w:rPr>
            </w:pPr>
            <w:r w:rsidRPr="009E4798">
              <w:rPr>
                <w:noProof/>
              </w:rPr>
              <w:t>0.656944</w:t>
            </w:r>
          </w:p>
        </w:tc>
        <w:tc>
          <w:tcPr>
            <w:tcW w:w="0" w:type="auto"/>
            <w:noWrap/>
            <w:hideMark/>
          </w:tcPr>
          <w:p w14:paraId="3A1F8125" w14:textId="77777777" w:rsidR="009E4798" w:rsidRPr="009E4798" w:rsidRDefault="009E4798" w:rsidP="009E4798">
            <w:pPr>
              <w:rPr>
                <w:noProof/>
              </w:rPr>
            </w:pPr>
            <w:r w:rsidRPr="009E4798">
              <w:rPr>
                <w:noProof/>
              </w:rPr>
              <w:t>0.88355</w:t>
            </w:r>
          </w:p>
        </w:tc>
      </w:tr>
      <w:tr w:rsidR="009E4798" w:rsidRPr="009E4798" w14:paraId="19649295" w14:textId="77777777" w:rsidTr="009E4798">
        <w:trPr>
          <w:trHeight w:val="300"/>
        </w:trPr>
        <w:tc>
          <w:tcPr>
            <w:tcW w:w="0" w:type="auto"/>
            <w:noWrap/>
            <w:hideMark/>
          </w:tcPr>
          <w:p w14:paraId="512205CA" w14:textId="77777777" w:rsidR="009E4798" w:rsidRPr="009E4798" w:rsidRDefault="009E4798">
            <w:pPr>
              <w:rPr>
                <w:noProof/>
              </w:rPr>
            </w:pPr>
            <w:r w:rsidRPr="009E4798">
              <w:rPr>
                <w:noProof/>
              </w:rPr>
              <w:t xml:space="preserve">Before - During </w:t>
            </w:r>
          </w:p>
        </w:tc>
        <w:tc>
          <w:tcPr>
            <w:tcW w:w="0" w:type="auto"/>
            <w:noWrap/>
            <w:hideMark/>
          </w:tcPr>
          <w:p w14:paraId="214509D9" w14:textId="77777777" w:rsidR="009E4798" w:rsidRPr="009E4798" w:rsidRDefault="009E4798" w:rsidP="009E4798">
            <w:pPr>
              <w:rPr>
                <w:noProof/>
              </w:rPr>
            </w:pPr>
            <w:r w:rsidRPr="009E4798">
              <w:rPr>
                <w:noProof/>
              </w:rPr>
              <w:t>2019</w:t>
            </w:r>
          </w:p>
        </w:tc>
        <w:tc>
          <w:tcPr>
            <w:tcW w:w="0" w:type="auto"/>
            <w:noWrap/>
            <w:hideMark/>
          </w:tcPr>
          <w:p w14:paraId="7097A026" w14:textId="77777777" w:rsidR="009E4798" w:rsidRPr="009E4798" w:rsidRDefault="009E4798" w:rsidP="009E4798">
            <w:pPr>
              <w:rPr>
                <w:noProof/>
              </w:rPr>
            </w:pPr>
            <w:r w:rsidRPr="009E4798">
              <w:rPr>
                <w:noProof/>
              </w:rPr>
              <w:t>0.26053</w:t>
            </w:r>
          </w:p>
        </w:tc>
        <w:tc>
          <w:tcPr>
            <w:tcW w:w="0" w:type="auto"/>
            <w:noWrap/>
            <w:hideMark/>
          </w:tcPr>
          <w:p w14:paraId="03E7B53D" w14:textId="77777777" w:rsidR="009E4798" w:rsidRPr="009E4798" w:rsidRDefault="009E4798" w:rsidP="009E4798">
            <w:pPr>
              <w:rPr>
                <w:noProof/>
              </w:rPr>
            </w:pPr>
            <w:r w:rsidRPr="009E4798">
              <w:rPr>
                <w:noProof/>
              </w:rPr>
              <w:t>0.427726</w:t>
            </w:r>
          </w:p>
        </w:tc>
        <w:tc>
          <w:tcPr>
            <w:tcW w:w="0" w:type="auto"/>
            <w:noWrap/>
            <w:hideMark/>
          </w:tcPr>
          <w:p w14:paraId="6B209A22" w14:textId="77777777" w:rsidR="009E4798" w:rsidRPr="009E4798" w:rsidRDefault="009E4798" w:rsidP="009E4798">
            <w:pPr>
              <w:rPr>
                <w:noProof/>
              </w:rPr>
            </w:pPr>
            <w:r w:rsidRPr="009E4798">
              <w:rPr>
                <w:noProof/>
              </w:rPr>
              <w:t>333.0533</w:t>
            </w:r>
          </w:p>
        </w:tc>
        <w:tc>
          <w:tcPr>
            <w:tcW w:w="0" w:type="auto"/>
            <w:noWrap/>
            <w:hideMark/>
          </w:tcPr>
          <w:p w14:paraId="5CC5F44C" w14:textId="77777777" w:rsidR="009E4798" w:rsidRPr="009E4798" w:rsidRDefault="009E4798" w:rsidP="009E4798">
            <w:pPr>
              <w:rPr>
                <w:noProof/>
              </w:rPr>
            </w:pPr>
            <w:r w:rsidRPr="009E4798">
              <w:rPr>
                <w:noProof/>
              </w:rPr>
              <w:t>0.609106</w:t>
            </w:r>
          </w:p>
        </w:tc>
        <w:tc>
          <w:tcPr>
            <w:tcW w:w="0" w:type="auto"/>
            <w:noWrap/>
            <w:hideMark/>
          </w:tcPr>
          <w:p w14:paraId="313A01D2" w14:textId="77777777" w:rsidR="009E4798" w:rsidRPr="009E4798" w:rsidRDefault="009E4798" w:rsidP="009E4798">
            <w:pPr>
              <w:rPr>
                <w:noProof/>
              </w:rPr>
            </w:pPr>
            <w:r w:rsidRPr="009E4798">
              <w:rPr>
                <w:noProof/>
              </w:rPr>
              <w:t>0.904474</w:t>
            </w:r>
          </w:p>
        </w:tc>
      </w:tr>
      <w:tr w:rsidR="009E4798" w:rsidRPr="009E4798" w14:paraId="7FF61F59" w14:textId="77777777" w:rsidTr="009E4798">
        <w:trPr>
          <w:trHeight w:val="300"/>
        </w:trPr>
        <w:tc>
          <w:tcPr>
            <w:tcW w:w="0" w:type="auto"/>
            <w:noWrap/>
            <w:hideMark/>
          </w:tcPr>
          <w:p w14:paraId="425827EF" w14:textId="77777777" w:rsidR="009E4798" w:rsidRPr="009E4798" w:rsidRDefault="009E4798">
            <w:pPr>
              <w:rPr>
                <w:noProof/>
              </w:rPr>
            </w:pPr>
            <w:r w:rsidRPr="009E4798">
              <w:rPr>
                <w:noProof/>
              </w:rPr>
              <w:t xml:space="preserve">Before - After  </w:t>
            </w:r>
          </w:p>
        </w:tc>
        <w:tc>
          <w:tcPr>
            <w:tcW w:w="0" w:type="auto"/>
            <w:noWrap/>
            <w:hideMark/>
          </w:tcPr>
          <w:p w14:paraId="4B00D271" w14:textId="77777777" w:rsidR="009E4798" w:rsidRPr="009E4798" w:rsidRDefault="009E4798" w:rsidP="009E4798">
            <w:pPr>
              <w:rPr>
                <w:noProof/>
              </w:rPr>
            </w:pPr>
            <w:r w:rsidRPr="009E4798">
              <w:rPr>
                <w:noProof/>
              </w:rPr>
              <w:t>2019</w:t>
            </w:r>
          </w:p>
        </w:tc>
        <w:tc>
          <w:tcPr>
            <w:tcW w:w="0" w:type="auto"/>
            <w:noWrap/>
            <w:hideMark/>
          </w:tcPr>
          <w:p w14:paraId="799611FD" w14:textId="77777777" w:rsidR="009E4798" w:rsidRPr="009E4798" w:rsidRDefault="009E4798" w:rsidP="009E4798">
            <w:pPr>
              <w:rPr>
                <w:noProof/>
              </w:rPr>
            </w:pPr>
            <w:r w:rsidRPr="009E4798">
              <w:rPr>
                <w:noProof/>
              </w:rPr>
              <w:t>0.869089</w:t>
            </w:r>
          </w:p>
        </w:tc>
        <w:tc>
          <w:tcPr>
            <w:tcW w:w="0" w:type="auto"/>
            <w:noWrap/>
            <w:hideMark/>
          </w:tcPr>
          <w:p w14:paraId="0D3D080E" w14:textId="77777777" w:rsidR="009E4798" w:rsidRPr="009E4798" w:rsidRDefault="009E4798" w:rsidP="009E4798">
            <w:pPr>
              <w:rPr>
                <w:noProof/>
              </w:rPr>
            </w:pPr>
            <w:r w:rsidRPr="009E4798">
              <w:rPr>
                <w:noProof/>
              </w:rPr>
              <w:t>0.427667</w:t>
            </w:r>
          </w:p>
        </w:tc>
        <w:tc>
          <w:tcPr>
            <w:tcW w:w="0" w:type="auto"/>
            <w:noWrap/>
            <w:hideMark/>
          </w:tcPr>
          <w:p w14:paraId="796ABF59" w14:textId="77777777" w:rsidR="009E4798" w:rsidRPr="009E4798" w:rsidRDefault="009E4798" w:rsidP="009E4798">
            <w:pPr>
              <w:rPr>
                <w:noProof/>
              </w:rPr>
            </w:pPr>
            <w:r w:rsidRPr="009E4798">
              <w:rPr>
                <w:noProof/>
              </w:rPr>
              <w:t>333.0558</w:t>
            </w:r>
          </w:p>
        </w:tc>
        <w:tc>
          <w:tcPr>
            <w:tcW w:w="0" w:type="auto"/>
            <w:noWrap/>
            <w:hideMark/>
          </w:tcPr>
          <w:p w14:paraId="0F3BB75D" w14:textId="77777777" w:rsidR="009E4798" w:rsidRPr="009E4798" w:rsidRDefault="009E4798" w:rsidP="009E4798">
            <w:pPr>
              <w:rPr>
                <w:noProof/>
              </w:rPr>
            </w:pPr>
            <w:r w:rsidRPr="009E4798">
              <w:rPr>
                <w:noProof/>
              </w:rPr>
              <w:t>2.032163</w:t>
            </w:r>
          </w:p>
        </w:tc>
        <w:tc>
          <w:tcPr>
            <w:tcW w:w="0" w:type="auto"/>
            <w:noWrap/>
            <w:hideMark/>
          </w:tcPr>
          <w:p w14:paraId="00F63259" w14:textId="77777777" w:rsidR="009E4798" w:rsidRPr="009E4798" w:rsidRDefault="009E4798" w:rsidP="009E4798">
            <w:pPr>
              <w:rPr>
                <w:noProof/>
              </w:rPr>
            </w:pPr>
            <w:r w:rsidRPr="009E4798">
              <w:rPr>
                <w:noProof/>
              </w:rPr>
              <w:t>0.123341</w:t>
            </w:r>
          </w:p>
        </w:tc>
      </w:tr>
      <w:tr w:rsidR="009E4798" w:rsidRPr="009E4798" w14:paraId="420E4ABE" w14:textId="77777777" w:rsidTr="009E4798">
        <w:trPr>
          <w:trHeight w:val="300"/>
        </w:trPr>
        <w:tc>
          <w:tcPr>
            <w:tcW w:w="0" w:type="auto"/>
            <w:noWrap/>
            <w:hideMark/>
          </w:tcPr>
          <w:p w14:paraId="201DA12E" w14:textId="77777777" w:rsidR="009E4798" w:rsidRPr="009E4798" w:rsidRDefault="009E4798">
            <w:pPr>
              <w:rPr>
                <w:noProof/>
              </w:rPr>
            </w:pPr>
            <w:r w:rsidRPr="009E4798">
              <w:rPr>
                <w:noProof/>
              </w:rPr>
              <w:t xml:space="preserve">During - After  </w:t>
            </w:r>
          </w:p>
        </w:tc>
        <w:tc>
          <w:tcPr>
            <w:tcW w:w="0" w:type="auto"/>
            <w:noWrap/>
            <w:hideMark/>
          </w:tcPr>
          <w:p w14:paraId="2BBD2CDE" w14:textId="77777777" w:rsidR="009E4798" w:rsidRPr="009E4798" w:rsidRDefault="009E4798" w:rsidP="009E4798">
            <w:pPr>
              <w:rPr>
                <w:noProof/>
              </w:rPr>
            </w:pPr>
            <w:r w:rsidRPr="009E4798">
              <w:rPr>
                <w:noProof/>
              </w:rPr>
              <w:t>2019</w:t>
            </w:r>
          </w:p>
        </w:tc>
        <w:tc>
          <w:tcPr>
            <w:tcW w:w="0" w:type="auto"/>
            <w:noWrap/>
            <w:hideMark/>
          </w:tcPr>
          <w:p w14:paraId="136EFB3F" w14:textId="77777777" w:rsidR="009E4798" w:rsidRPr="009E4798" w:rsidRDefault="009E4798" w:rsidP="009E4798">
            <w:pPr>
              <w:rPr>
                <w:noProof/>
              </w:rPr>
            </w:pPr>
            <w:r w:rsidRPr="009E4798">
              <w:rPr>
                <w:noProof/>
              </w:rPr>
              <w:t>0.608559</w:t>
            </w:r>
          </w:p>
        </w:tc>
        <w:tc>
          <w:tcPr>
            <w:tcW w:w="0" w:type="auto"/>
            <w:noWrap/>
            <w:hideMark/>
          </w:tcPr>
          <w:p w14:paraId="23A95503" w14:textId="77777777" w:rsidR="009E4798" w:rsidRPr="009E4798" w:rsidRDefault="009E4798" w:rsidP="009E4798">
            <w:pPr>
              <w:rPr>
                <w:noProof/>
              </w:rPr>
            </w:pPr>
            <w:r w:rsidRPr="009E4798">
              <w:rPr>
                <w:noProof/>
              </w:rPr>
              <w:t>0.421028</w:t>
            </w:r>
          </w:p>
        </w:tc>
        <w:tc>
          <w:tcPr>
            <w:tcW w:w="0" w:type="auto"/>
            <w:noWrap/>
            <w:hideMark/>
          </w:tcPr>
          <w:p w14:paraId="322F259D" w14:textId="77777777" w:rsidR="009E4798" w:rsidRPr="009E4798" w:rsidRDefault="009E4798" w:rsidP="009E4798">
            <w:pPr>
              <w:rPr>
                <w:noProof/>
              </w:rPr>
            </w:pPr>
            <w:r w:rsidRPr="009E4798">
              <w:rPr>
                <w:noProof/>
              </w:rPr>
              <w:t>333.0027</w:t>
            </w:r>
          </w:p>
        </w:tc>
        <w:tc>
          <w:tcPr>
            <w:tcW w:w="0" w:type="auto"/>
            <w:noWrap/>
            <w:hideMark/>
          </w:tcPr>
          <w:p w14:paraId="55C2C37D" w14:textId="77777777" w:rsidR="009E4798" w:rsidRPr="009E4798" w:rsidRDefault="009E4798" w:rsidP="009E4798">
            <w:pPr>
              <w:rPr>
                <w:noProof/>
              </w:rPr>
            </w:pPr>
            <w:r w:rsidRPr="009E4798">
              <w:rPr>
                <w:noProof/>
              </w:rPr>
              <w:t>1.445414</w:t>
            </w:r>
          </w:p>
        </w:tc>
        <w:tc>
          <w:tcPr>
            <w:tcW w:w="0" w:type="auto"/>
            <w:noWrap/>
            <w:hideMark/>
          </w:tcPr>
          <w:p w14:paraId="2BD268E1" w14:textId="77777777" w:rsidR="009E4798" w:rsidRPr="009E4798" w:rsidRDefault="009E4798" w:rsidP="009E4798">
            <w:pPr>
              <w:rPr>
                <w:noProof/>
              </w:rPr>
            </w:pPr>
            <w:r w:rsidRPr="009E4798">
              <w:rPr>
                <w:noProof/>
              </w:rPr>
              <w:t>0.384317</w:t>
            </w:r>
          </w:p>
        </w:tc>
      </w:tr>
    </w:tbl>
    <w:p w14:paraId="5AD950B4" w14:textId="5F1F7020" w:rsidR="009E4798" w:rsidRDefault="009E4798" w:rsidP="009E4798">
      <w:pPr>
        <w:rPr>
          <w:noProof/>
        </w:rPr>
      </w:pPr>
      <w:r w:rsidRPr="009E4798">
        <w:rPr>
          <w:noProof/>
        </w:rPr>
        <w:t xml:space="preserve"> </w:t>
      </w:r>
    </w:p>
    <w:p w14:paraId="48F007E3" w14:textId="77777777" w:rsidR="00562C8D" w:rsidRDefault="00562C8D">
      <w:pPr>
        <w:rPr>
          <w:i/>
          <w:iCs/>
          <w:color w:val="44546A" w:themeColor="text2"/>
          <w:sz w:val="18"/>
          <w:szCs w:val="18"/>
        </w:rPr>
      </w:pPr>
    </w:p>
    <w:p w14:paraId="19F1D660" w14:textId="1BE83E4E" w:rsidR="00F9692B" w:rsidRDefault="00F9692B" w:rsidP="00F9692B">
      <w:pPr>
        <w:pStyle w:val="Caption"/>
        <w:keepNext/>
      </w:pPr>
      <w:r>
        <w:t xml:space="preserve">Table </w:t>
      </w:r>
      <w:fldSimple w:instr=" SEQ Table \* ARABIC ">
        <w:r w:rsidR="006D41CE">
          <w:rPr>
            <w:noProof/>
          </w:rPr>
          <w:t>16</w:t>
        </w:r>
      </w:fldSimple>
      <w:r>
        <w:t>. PERMANOVA results of [Taxa Abundance</w:t>
      </w:r>
      <w:r w:rsidRPr="00324F30">
        <w:t xml:space="preserve"> ~ Region*</w:t>
      </w:r>
      <w:proofErr w:type="spellStart"/>
      <w:r w:rsidRPr="00324F30">
        <w:t>SamplePeriod</w:t>
      </w:r>
      <w:proofErr w:type="spellEnd"/>
      <w:r w:rsidRPr="00324F30">
        <w:t xml:space="preserve"> + Year*</w:t>
      </w:r>
      <w:proofErr w:type="spellStart"/>
      <w:r w:rsidRPr="00324F30">
        <w:t>SamplePeriod+Region</w:t>
      </w:r>
      <w:proofErr w:type="spellEnd"/>
      <w:r w:rsidRPr="00324F30">
        <w:t>*Year</w:t>
      </w:r>
      <w:r>
        <w:t>]</w:t>
      </w:r>
      <w:r>
        <w:rPr>
          <w:noProof/>
        </w:rPr>
        <w:t xml:space="preserve"> using Bray-Curtis method with 999 permutations</w:t>
      </w:r>
      <w:r w:rsidR="008F5CA7">
        <w:rPr>
          <w:noProof/>
        </w:rPr>
        <w:t>,</w:t>
      </w:r>
      <w:r>
        <w:rPr>
          <w:noProof/>
        </w:rPr>
        <w:t xml:space="preserve"> constrained by station</w:t>
      </w:r>
      <w:r w:rsidR="008F5CA7">
        <w:rPr>
          <w:noProof/>
        </w:rPr>
        <w:t>, to calculate pairwise distince</w:t>
      </w:r>
      <w:r w:rsidR="004D1734">
        <w:rPr>
          <w:noProof/>
        </w:rPr>
        <w:t xml:space="preserve"> dissimilarity indices</w:t>
      </w:r>
      <w:r>
        <w:rPr>
          <w:noProof/>
        </w:rPr>
        <w:t>.</w:t>
      </w:r>
    </w:p>
    <w:tbl>
      <w:tblPr>
        <w:tblStyle w:val="TableGrid"/>
        <w:tblW w:w="0" w:type="auto"/>
        <w:tblLook w:val="04A0" w:firstRow="1" w:lastRow="0" w:firstColumn="1" w:lastColumn="0" w:noHBand="0" w:noVBand="1"/>
      </w:tblPr>
      <w:tblGrid>
        <w:gridCol w:w="3547"/>
        <w:gridCol w:w="960"/>
        <w:gridCol w:w="1124"/>
        <w:gridCol w:w="1053"/>
        <w:gridCol w:w="1053"/>
        <w:gridCol w:w="960"/>
      </w:tblGrid>
      <w:tr w:rsidR="00796C99" w:rsidRPr="00796C99" w14:paraId="55C2FD5C" w14:textId="77777777" w:rsidTr="00F9692B">
        <w:trPr>
          <w:trHeight w:val="300"/>
        </w:trPr>
        <w:tc>
          <w:tcPr>
            <w:tcW w:w="3547" w:type="dxa"/>
            <w:noWrap/>
            <w:hideMark/>
          </w:tcPr>
          <w:p w14:paraId="4A3AA62D" w14:textId="77777777" w:rsidR="00796C99" w:rsidRPr="00796C99" w:rsidRDefault="00796C99">
            <w:pPr>
              <w:rPr>
                <w:noProof/>
              </w:rPr>
            </w:pPr>
          </w:p>
        </w:tc>
        <w:tc>
          <w:tcPr>
            <w:tcW w:w="960" w:type="dxa"/>
            <w:noWrap/>
            <w:hideMark/>
          </w:tcPr>
          <w:p w14:paraId="4705F7DF" w14:textId="77777777" w:rsidR="00796C99" w:rsidRPr="00796C99" w:rsidRDefault="00796C99">
            <w:pPr>
              <w:rPr>
                <w:noProof/>
              </w:rPr>
            </w:pPr>
            <w:r w:rsidRPr="00796C99">
              <w:rPr>
                <w:noProof/>
              </w:rPr>
              <w:t>Df</w:t>
            </w:r>
          </w:p>
        </w:tc>
        <w:tc>
          <w:tcPr>
            <w:tcW w:w="1124" w:type="dxa"/>
            <w:noWrap/>
            <w:hideMark/>
          </w:tcPr>
          <w:p w14:paraId="4B02F297" w14:textId="77777777" w:rsidR="00796C99" w:rsidRPr="00796C99" w:rsidRDefault="00796C99">
            <w:pPr>
              <w:rPr>
                <w:noProof/>
              </w:rPr>
            </w:pPr>
            <w:r w:rsidRPr="00796C99">
              <w:rPr>
                <w:noProof/>
              </w:rPr>
              <w:t>SumOfSqs</w:t>
            </w:r>
          </w:p>
        </w:tc>
        <w:tc>
          <w:tcPr>
            <w:tcW w:w="1053" w:type="dxa"/>
            <w:noWrap/>
            <w:hideMark/>
          </w:tcPr>
          <w:p w14:paraId="4B2156C2" w14:textId="77777777" w:rsidR="00796C99" w:rsidRPr="00796C99" w:rsidRDefault="00796C99">
            <w:pPr>
              <w:rPr>
                <w:noProof/>
              </w:rPr>
            </w:pPr>
            <w:r w:rsidRPr="00796C99">
              <w:rPr>
                <w:noProof/>
              </w:rPr>
              <w:t>R2</w:t>
            </w:r>
          </w:p>
        </w:tc>
        <w:tc>
          <w:tcPr>
            <w:tcW w:w="1053" w:type="dxa"/>
            <w:noWrap/>
            <w:hideMark/>
          </w:tcPr>
          <w:p w14:paraId="590A2A64" w14:textId="77777777" w:rsidR="00796C99" w:rsidRPr="00796C99" w:rsidRDefault="00796C99">
            <w:pPr>
              <w:rPr>
                <w:noProof/>
              </w:rPr>
            </w:pPr>
            <w:r w:rsidRPr="00796C99">
              <w:rPr>
                <w:noProof/>
              </w:rPr>
              <w:t>F</w:t>
            </w:r>
          </w:p>
        </w:tc>
        <w:tc>
          <w:tcPr>
            <w:tcW w:w="960" w:type="dxa"/>
            <w:noWrap/>
            <w:hideMark/>
          </w:tcPr>
          <w:p w14:paraId="760916F7" w14:textId="77777777" w:rsidR="00796C99" w:rsidRPr="00796C99" w:rsidRDefault="00796C99">
            <w:pPr>
              <w:rPr>
                <w:noProof/>
              </w:rPr>
            </w:pPr>
            <w:r w:rsidRPr="00796C99">
              <w:rPr>
                <w:noProof/>
              </w:rPr>
              <w:t>Pr(&gt;F)</w:t>
            </w:r>
          </w:p>
        </w:tc>
      </w:tr>
      <w:tr w:rsidR="00796C99" w:rsidRPr="00796C99" w14:paraId="65C1B336" w14:textId="77777777" w:rsidTr="00F9692B">
        <w:trPr>
          <w:trHeight w:val="300"/>
        </w:trPr>
        <w:tc>
          <w:tcPr>
            <w:tcW w:w="3547" w:type="dxa"/>
            <w:noWrap/>
            <w:hideMark/>
          </w:tcPr>
          <w:p w14:paraId="347EA789" w14:textId="76193E66" w:rsidR="00796C99" w:rsidRPr="00796C99" w:rsidRDefault="00796C99">
            <w:pPr>
              <w:rPr>
                <w:noProof/>
              </w:rPr>
            </w:pPr>
            <w:r w:rsidRPr="00796C99">
              <w:rPr>
                <w:noProof/>
              </w:rPr>
              <w:t>Region</w:t>
            </w:r>
          </w:p>
        </w:tc>
        <w:tc>
          <w:tcPr>
            <w:tcW w:w="960" w:type="dxa"/>
            <w:noWrap/>
            <w:hideMark/>
          </w:tcPr>
          <w:p w14:paraId="79EE08EF" w14:textId="77777777" w:rsidR="00796C99" w:rsidRPr="00796C99" w:rsidRDefault="00796C99" w:rsidP="00796C99">
            <w:pPr>
              <w:rPr>
                <w:noProof/>
              </w:rPr>
            </w:pPr>
            <w:r w:rsidRPr="00796C99">
              <w:rPr>
                <w:noProof/>
              </w:rPr>
              <w:t>1</w:t>
            </w:r>
          </w:p>
        </w:tc>
        <w:tc>
          <w:tcPr>
            <w:tcW w:w="1124" w:type="dxa"/>
            <w:noWrap/>
            <w:hideMark/>
          </w:tcPr>
          <w:p w14:paraId="3BD9B4AE" w14:textId="77777777" w:rsidR="00796C99" w:rsidRPr="00796C99" w:rsidRDefault="00796C99" w:rsidP="00796C99">
            <w:pPr>
              <w:rPr>
                <w:noProof/>
              </w:rPr>
            </w:pPr>
            <w:r w:rsidRPr="00796C99">
              <w:rPr>
                <w:noProof/>
              </w:rPr>
              <w:t>12.35492</w:t>
            </w:r>
          </w:p>
        </w:tc>
        <w:tc>
          <w:tcPr>
            <w:tcW w:w="1053" w:type="dxa"/>
            <w:noWrap/>
            <w:hideMark/>
          </w:tcPr>
          <w:p w14:paraId="29F55ACB" w14:textId="77777777" w:rsidR="00796C99" w:rsidRPr="00796C99" w:rsidRDefault="00796C99" w:rsidP="00796C99">
            <w:pPr>
              <w:rPr>
                <w:noProof/>
              </w:rPr>
            </w:pPr>
            <w:r w:rsidRPr="00796C99">
              <w:rPr>
                <w:noProof/>
              </w:rPr>
              <w:t>0.093422</w:t>
            </w:r>
          </w:p>
        </w:tc>
        <w:tc>
          <w:tcPr>
            <w:tcW w:w="1053" w:type="dxa"/>
            <w:noWrap/>
            <w:hideMark/>
          </w:tcPr>
          <w:p w14:paraId="44A8E095" w14:textId="77777777" w:rsidR="00796C99" w:rsidRPr="00796C99" w:rsidRDefault="00796C99" w:rsidP="00796C99">
            <w:pPr>
              <w:rPr>
                <w:noProof/>
              </w:rPr>
            </w:pPr>
            <w:r w:rsidRPr="00796C99">
              <w:rPr>
                <w:noProof/>
              </w:rPr>
              <w:t>45.2708</w:t>
            </w:r>
          </w:p>
        </w:tc>
        <w:tc>
          <w:tcPr>
            <w:tcW w:w="960" w:type="dxa"/>
            <w:noWrap/>
            <w:hideMark/>
          </w:tcPr>
          <w:p w14:paraId="1DBC8EDF" w14:textId="77777777" w:rsidR="00796C99" w:rsidRPr="00796C99" w:rsidRDefault="00796C99" w:rsidP="00796C99">
            <w:pPr>
              <w:rPr>
                <w:noProof/>
              </w:rPr>
            </w:pPr>
            <w:r w:rsidRPr="00796C99">
              <w:rPr>
                <w:noProof/>
              </w:rPr>
              <w:t>0.001</w:t>
            </w:r>
          </w:p>
        </w:tc>
      </w:tr>
      <w:tr w:rsidR="00796C99" w:rsidRPr="00796C99" w14:paraId="40FC12F8" w14:textId="77777777" w:rsidTr="00F9692B">
        <w:trPr>
          <w:trHeight w:val="300"/>
        </w:trPr>
        <w:tc>
          <w:tcPr>
            <w:tcW w:w="3547" w:type="dxa"/>
            <w:noWrap/>
            <w:hideMark/>
          </w:tcPr>
          <w:p w14:paraId="53051348" w14:textId="417BB721" w:rsidR="00796C99" w:rsidRPr="00796C99" w:rsidRDefault="00796C99">
            <w:pPr>
              <w:rPr>
                <w:noProof/>
              </w:rPr>
            </w:pPr>
            <w:r w:rsidRPr="00796C99">
              <w:rPr>
                <w:noProof/>
              </w:rPr>
              <w:t>SamplePeriod</w:t>
            </w:r>
          </w:p>
        </w:tc>
        <w:tc>
          <w:tcPr>
            <w:tcW w:w="960" w:type="dxa"/>
            <w:noWrap/>
            <w:hideMark/>
          </w:tcPr>
          <w:p w14:paraId="04C183E2" w14:textId="77777777" w:rsidR="00796C99" w:rsidRPr="00796C99" w:rsidRDefault="00796C99" w:rsidP="00796C99">
            <w:pPr>
              <w:rPr>
                <w:noProof/>
              </w:rPr>
            </w:pPr>
            <w:r w:rsidRPr="00796C99">
              <w:rPr>
                <w:noProof/>
              </w:rPr>
              <w:t>2</w:t>
            </w:r>
          </w:p>
        </w:tc>
        <w:tc>
          <w:tcPr>
            <w:tcW w:w="1124" w:type="dxa"/>
            <w:noWrap/>
            <w:hideMark/>
          </w:tcPr>
          <w:p w14:paraId="0EED1699" w14:textId="77777777" w:rsidR="00796C99" w:rsidRPr="00796C99" w:rsidRDefault="00796C99" w:rsidP="00796C99">
            <w:pPr>
              <w:rPr>
                <w:noProof/>
              </w:rPr>
            </w:pPr>
            <w:r w:rsidRPr="00796C99">
              <w:rPr>
                <w:noProof/>
              </w:rPr>
              <w:t>2.390873</w:t>
            </w:r>
          </w:p>
        </w:tc>
        <w:tc>
          <w:tcPr>
            <w:tcW w:w="1053" w:type="dxa"/>
            <w:noWrap/>
            <w:hideMark/>
          </w:tcPr>
          <w:p w14:paraId="3888A67A" w14:textId="77777777" w:rsidR="00796C99" w:rsidRPr="00796C99" w:rsidRDefault="00796C99" w:rsidP="00796C99">
            <w:pPr>
              <w:rPr>
                <w:noProof/>
              </w:rPr>
            </w:pPr>
            <w:r w:rsidRPr="00796C99">
              <w:rPr>
                <w:noProof/>
              </w:rPr>
              <w:t>0.018079</w:t>
            </w:r>
          </w:p>
        </w:tc>
        <w:tc>
          <w:tcPr>
            <w:tcW w:w="1053" w:type="dxa"/>
            <w:noWrap/>
            <w:hideMark/>
          </w:tcPr>
          <w:p w14:paraId="6D676751" w14:textId="77777777" w:rsidR="00796C99" w:rsidRPr="00796C99" w:rsidRDefault="00796C99" w:rsidP="00796C99">
            <w:pPr>
              <w:rPr>
                <w:noProof/>
              </w:rPr>
            </w:pPr>
            <w:r w:rsidRPr="00796C99">
              <w:rPr>
                <w:noProof/>
              </w:rPr>
              <w:t>4.380309</w:t>
            </w:r>
          </w:p>
        </w:tc>
        <w:tc>
          <w:tcPr>
            <w:tcW w:w="960" w:type="dxa"/>
            <w:noWrap/>
            <w:hideMark/>
          </w:tcPr>
          <w:p w14:paraId="32F375D4" w14:textId="77777777" w:rsidR="00796C99" w:rsidRPr="00796C99" w:rsidRDefault="00796C99" w:rsidP="00796C99">
            <w:pPr>
              <w:rPr>
                <w:noProof/>
              </w:rPr>
            </w:pPr>
            <w:r w:rsidRPr="00796C99">
              <w:rPr>
                <w:noProof/>
              </w:rPr>
              <w:t>0.001</w:t>
            </w:r>
          </w:p>
        </w:tc>
      </w:tr>
      <w:tr w:rsidR="00796C99" w:rsidRPr="00796C99" w14:paraId="0E6B309A" w14:textId="77777777" w:rsidTr="00F9692B">
        <w:trPr>
          <w:trHeight w:val="300"/>
        </w:trPr>
        <w:tc>
          <w:tcPr>
            <w:tcW w:w="3547" w:type="dxa"/>
            <w:noWrap/>
            <w:hideMark/>
          </w:tcPr>
          <w:p w14:paraId="21707C7A" w14:textId="422D525E" w:rsidR="00796C99" w:rsidRPr="00796C99" w:rsidRDefault="00796C99">
            <w:pPr>
              <w:rPr>
                <w:noProof/>
              </w:rPr>
            </w:pPr>
            <w:r w:rsidRPr="00796C99">
              <w:rPr>
                <w:noProof/>
              </w:rPr>
              <w:t>Year</w:t>
            </w:r>
          </w:p>
        </w:tc>
        <w:tc>
          <w:tcPr>
            <w:tcW w:w="960" w:type="dxa"/>
            <w:noWrap/>
            <w:hideMark/>
          </w:tcPr>
          <w:p w14:paraId="736419A0" w14:textId="77777777" w:rsidR="00796C99" w:rsidRPr="00796C99" w:rsidRDefault="00796C99" w:rsidP="00796C99">
            <w:pPr>
              <w:rPr>
                <w:noProof/>
              </w:rPr>
            </w:pPr>
            <w:r w:rsidRPr="00796C99">
              <w:rPr>
                <w:noProof/>
              </w:rPr>
              <w:t>1</w:t>
            </w:r>
          </w:p>
        </w:tc>
        <w:tc>
          <w:tcPr>
            <w:tcW w:w="1124" w:type="dxa"/>
            <w:noWrap/>
            <w:hideMark/>
          </w:tcPr>
          <w:p w14:paraId="62381000" w14:textId="77777777" w:rsidR="00796C99" w:rsidRPr="00796C99" w:rsidRDefault="00796C99" w:rsidP="00796C99">
            <w:pPr>
              <w:rPr>
                <w:noProof/>
              </w:rPr>
            </w:pPr>
            <w:r w:rsidRPr="00796C99">
              <w:rPr>
                <w:noProof/>
              </w:rPr>
              <w:t>10.99476</w:t>
            </w:r>
          </w:p>
        </w:tc>
        <w:tc>
          <w:tcPr>
            <w:tcW w:w="1053" w:type="dxa"/>
            <w:noWrap/>
            <w:hideMark/>
          </w:tcPr>
          <w:p w14:paraId="1BCABA07" w14:textId="77777777" w:rsidR="00796C99" w:rsidRPr="00796C99" w:rsidRDefault="00796C99" w:rsidP="00796C99">
            <w:pPr>
              <w:rPr>
                <w:noProof/>
              </w:rPr>
            </w:pPr>
            <w:r w:rsidRPr="00796C99">
              <w:rPr>
                <w:noProof/>
              </w:rPr>
              <w:t>0.083137</w:t>
            </w:r>
          </w:p>
        </w:tc>
        <w:tc>
          <w:tcPr>
            <w:tcW w:w="1053" w:type="dxa"/>
            <w:noWrap/>
            <w:hideMark/>
          </w:tcPr>
          <w:p w14:paraId="4B4F52D8" w14:textId="77777777" w:rsidR="00796C99" w:rsidRPr="00796C99" w:rsidRDefault="00796C99" w:rsidP="00796C99">
            <w:pPr>
              <w:rPr>
                <w:noProof/>
              </w:rPr>
            </w:pPr>
            <w:r w:rsidRPr="00796C99">
              <w:rPr>
                <w:noProof/>
              </w:rPr>
              <w:t>40.28694</w:t>
            </w:r>
          </w:p>
        </w:tc>
        <w:tc>
          <w:tcPr>
            <w:tcW w:w="960" w:type="dxa"/>
            <w:noWrap/>
            <w:hideMark/>
          </w:tcPr>
          <w:p w14:paraId="3D29FA11" w14:textId="77777777" w:rsidR="00796C99" w:rsidRPr="00796C99" w:rsidRDefault="00796C99" w:rsidP="00796C99">
            <w:pPr>
              <w:rPr>
                <w:noProof/>
              </w:rPr>
            </w:pPr>
            <w:r w:rsidRPr="00796C99">
              <w:rPr>
                <w:noProof/>
              </w:rPr>
              <w:t>0.001</w:t>
            </w:r>
          </w:p>
        </w:tc>
      </w:tr>
      <w:tr w:rsidR="00796C99" w:rsidRPr="00796C99" w14:paraId="3DF52259" w14:textId="77777777" w:rsidTr="00F9692B">
        <w:trPr>
          <w:trHeight w:val="300"/>
        </w:trPr>
        <w:tc>
          <w:tcPr>
            <w:tcW w:w="3547" w:type="dxa"/>
            <w:noWrap/>
            <w:hideMark/>
          </w:tcPr>
          <w:p w14:paraId="41342FEE" w14:textId="5FBDB0C5" w:rsidR="00796C99" w:rsidRPr="00796C99" w:rsidRDefault="00796C99">
            <w:pPr>
              <w:rPr>
                <w:noProof/>
              </w:rPr>
            </w:pPr>
            <w:r w:rsidRPr="00796C99">
              <w:rPr>
                <w:noProof/>
              </w:rPr>
              <w:t>Region:genw2$SamplePeriod</w:t>
            </w:r>
          </w:p>
        </w:tc>
        <w:tc>
          <w:tcPr>
            <w:tcW w:w="960" w:type="dxa"/>
            <w:noWrap/>
            <w:hideMark/>
          </w:tcPr>
          <w:p w14:paraId="0A1F88D8" w14:textId="77777777" w:rsidR="00796C99" w:rsidRPr="00796C99" w:rsidRDefault="00796C99" w:rsidP="00796C99">
            <w:pPr>
              <w:rPr>
                <w:noProof/>
              </w:rPr>
            </w:pPr>
            <w:r w:rsidRPr="00796C99">
              <w:rPr>
                <w:noProof/>
              </w:rPr>
              <w:t>2</w:t>
            </w:r>
          </w:p>
        </w:tc>
        <w:tc>
          <w:tcPr>
            <w:tcW w:w="1124" w:type="dxa"/>
            <w:noWrap/>
            <w:hideMark/>
          </w:tcPr>
          <w:p w14:paraId="76D16F9A" w14:textId="77777777" w:rsidR="00796C99" w:rsidRPr="00796C99" w:rsidRDefault="00796C99" w:rsidP="00796C99">
            <w:pPr>
              <w:rPr>
                <w:noProof/>
              </w:rPr>
            </w:pPr>
            <w:r w:rsidRPr="00796C99">
              <w:rPr>
                <w:noProof/>
              </w:rPr>
              <w:t>1.848607</w:t>
            </w:r>
          </w:p>
        </w:tc>
        <w:tc>
          <w:tcPr>
            <w:tcW w:w="1053" w:type="dxa"/>
            <w:noWrap/>
            <w:hideMark/>
          </w:tcPr>
          <w:p w14:paraId="5BB35C6E" w14:textId="77777777" w:rsidR="00796C99" w:rsidRPr="00796C99" w:rsidRDefault="00796C99" w:rsidP="00796C99">
            <w:pPr>
              <w:rPr>
                <w:noProof/>
              </w:rPr>
            </w:pPr>
            <w:r w:rsidRPr="00796C99">
              <w:rPr>
                <w:noProof/>
              </w:rPr>
              <w:t>0.013978</w:t>
            </w:r>
          </w:p>
        </w:tc>
        <w:tc>
          <w:tcPr>
            <w:tcW w:w="1053" w:type="dxa"/>
            <w:noWrap/>
            <w:hideMark/>
          </w:tcPr>
          <w:p w14:paraId="0AEDE0F9" w14:textId="77777777" w:rsidR="00796C99" w:rsidRPr="00796C99" w:rsidRDefault="00796C99" w:rsidP="00796C99">
            <w:pPr>
              <w:rPr>
                <w:noProof/>
              </w:rPr>
            </w:pPr>
            <w:r w:rsidRPr="00796C99">
              <w:rPr>
                <w:noProof/>
              </w:rPr>
              <w:t>3.386827</w:t>
            </w:r>
          </w:p>
        </w:tc>
        <w:tc>
          <w:tcPr>
            <w:tcW w:w="960" w:type="dxa"/>
            <w:noWrap/>
            <w:hideMark/>
          </w:tcPr>
          <w:p w14:paraId="62DC7158" w14:textId="77777777" w:rsidR="00796C99" w:rsidRPr="00796C99" w:rsidRDefault="00796C99" w:rsidP="00796C99">
            <w:pPr>
              <w:rPr>
                <w:noProof/>
              </w:rPr>
            </w:pPr>
            <w:r w:rsidRPr="00796C99">
              <w:rPr>
                <w:noProof/>
              </w:rPr>
              <w:t>0.001</w:t>
            </w:r>
          </w:p>
        </w:tc>
      </w:tr>
      <w:tr w:rsidR="00796C99" w:rsidRPr="00796C99" w14:paraId="43B472A5" w14:textId="77777777" w:rsidTr="00F9692B">
        <w:trPr>
          <w:trHeight w:val="300"/>
        </w:trPr>
        <w:tc>
          <w:tcPr>
            <w:tcW w:w="3547" w:type="dxa"/>
            <w:noWrap/>
            <w:hideMark/>
          </w:tcPr>
          <w:p w14:paraId="003380F6" w14:textId="0B33607E" w:rsidR="00796C99" w:rsidRPr="00796C99" w:rsidRDefault="00796C99">
            <w:pPr>
              <w:rPr>
                <w:noProof/>
              </w:rPr>
            </w:pPr>
            <w:r w:rsidRPr="00796C99">
              <w:rPr>
                <w:noProof/>
              </w:rPr>
              <w:t>SamplePeriod:genw2$Year</w:t>
            </w:r>
          </w:p>
        </w:tc>
        <w:tc>
          <w:tcPr>
            <w:tcW w:w="960" w:type="dxa"/>
            <w:noWrap/>
            <w:hideMark/>
          </w:tcPr>
          <w:p w14:paraId="52E6FB90" w14:textId="77777777" w:rsidR="00796C99" w:rsidRPr="00796C99" w:rsidRDefault="00796C99" w:rsidP="00796C99">
            <w:pPr>
              <w:rPr>
                <w:noProof/>
              </w:rPr>
            </w:pPr>
            <w:r w:rsidRPr="00796C99">
              <w:rPr>
                <w:noProof/>
              </w:rPr>
              <w:t>2</w:t>
            </w:r>
          </w:p>
        </w:tc>
        <w:tc>
          <w:tcPr>
            <w:tcW w:w="1124" w:type="dxa"/>
            <w:noWrap/>
            <w:hideMark/>
          </w:tcPr>
          <w:p w14:paraId="024DA4E0" w14:textId="77777777" w:rsidR="00796C99" w:rsidRPr="00796C99" w:rsidRDefault="00796C99" w:rsidP="00796C99">
            <w:pPr>
              <w:rPr>
                <w:noProof/>
              </w:rPr>
            </w:pPr>
            <w:r w:rsidRPr="00796C99">
              <w:rPr>
                <w:noProof/>
              </w:rPr>
              <w:t>1.024327</w:t>
            </w:r>
          </w:p>
        </w:tc>
        <w:tc>
          <w:tcPr>
            <w:tcW w:w="1053" w:type="dxa"/>
            <w:noWrap/>
            <w:hideMark/>
          </w:tcPr>
          <w:p w14:paraId="77BAD3E7" w14:textId="77777777" w:rsidR="00796C99" w:rsidRPr="00796C99" w:rsidRDefault="00796C99" w:rsidP="00796C99">
            <w:pPr>
              <w:rPr>
                <w:noProof/>
              </w:rPr>
            </w:pPr>
            <w:r w:rsidRPr="00796C99">
              <w:rPr>
                <w:noProof/>
              </w:rPr>
              <w:t>0.007745</w:t>
            </w:r>
          </w:p>
        </w:tc>
        <w:tc>
          <w:tcPr>
            <w:tcW w:w="1053" w:type="dxa"/>
            <w:noWrap/>
            <w:hideMark/>
          </w:tcPr>
          <w:p w14:paraId="55603D67" w14:textId="77777777" w:rsidR="00796C99" w:rsidRPr="00796C99" w:rsidRDefault="00796C99" w:rsidP="00796C99">
            <w:pPr>
              <w:rPr>
                <w:noProof/>
              </w:rPr>
            </w:pPr>
            <w:r w:rsidRPr="00796C99">
              <w:rPr>
                <w:noProof/>
              </w:rPr>
              <w:t>1.876667</w:t>
            </w:r>
          </w:p>
        </w:tc>
        <w:tc>
          <w:tcPr>
            <w:tcW w:w="960" w:type="dxa"/>
            <w:noWrap/>
            <w:hideMark/>
          </w:tcPr>
          <w:p w14:paraId="68208C54" w14:textId="77777777" w:rsidR="00796C99" w:rsidRPr="00796C99" w:rsidRDefault="00796C99" w:rsidP="00796C99">
            <w:pPr>
              <w:rPr>
                <w:noProof/>
              </w:rPr>
            </w:pPr>
            <w:r w:rsidRPr="00796C99">
              <w:rPr>
                <w:noProof/>
              </w:rPr>
              <w:t>0.009</w:t>
            </w:r>
          </w:p>
        </w:tc>
      </w:tr>
      <w:tr w:rsidR="00796C99" w:rsidRPr="00796C99" w14:paraId="2366C199" w14:textId="77777777" w:rsidTr="00F9692B">
        <w:trPr>
          <w:trHeight w:val="300"/>
        </w:trPr>
        <w:tc>
          <w:tcPr>
            <w:tcW w:w="3547" w:type="dxa"/>
            <w:noWrap/>
            <w:hideMark/>
          </w:tcPr>
          <w:p w14:paraId="7C9EEEA4" w14:textId="4D097CF7" w:rsidR="00796C99" w:rsidRPr="00796C99" w:rsidRDefault="00796C99">
            <w:pPr>
              <w:rPr>
                <w:noProof/>
              </w:rPr>
            </w:pPr>
            <w:r w:rsidRPr="00796C99">
              <w:rPr>
                <w:noProof/>
              </w:rPr>
              <w:t>Region:genw2$Year</w:t>
            </w:r>
          </w:p>
        </w:tc>
        <w:tc>
          <w:tcPr>
            <w:tcW w:w="960" w:type="dxa"/>
            <w:noWrap/>
            <w:hideMark/>
          </w:tcPr>
          <w:p w14:paraId="78360D73" w14:textId="77777777" w:rsidR="00796C99" w:rsidRPr="00796C99" w:rsidRDefault="00796C99" w:rsidP="00796C99">
            <w:pPr>
              <w:rPr>
                <w:noProof/>
              </w:rPr>
            </w:pPr>
            <w:r w:rsidRPr="00796C99">
              <w:rPr>
                <w:noProof/>
              </w:rPr>
              <w:t>1</w:t>
            </w:r>
          </w:p>
        </w:tc>
        <w:tc>
          <w:tcPr>
            <w:tcW w:w="1124" w:type="dxa"/>
            <w:noWrap/>
            <w:hideMark/>
          </w:tcPr>
          <w:p w14:paraId="4CAEE8FE" w14:textId="77777777" w:rsidR="00796C99" w:rsidRPr="00796C99" w:rsidRDefault="00796C99" w:rsidP="00796C99">
            <w:pPr>
              <w:rPr>
                <w:noProof/>
              </w:rPr>
            </w:pPr>
            <w:r w:rsidRPr="00796C99">
              <w:rPr>
                <w:noProof/>
              </w:rPr>
              <w:t>3.204096</w:t>
            </w:r>
          </w:p>
        </w:tc>
        <w:tc>
          <w:tcPr>
            <w:tcW w:w="1053" w:type="dxa"/>
            <w:noWrap/>
            <w:hideMark/>
          </w:tcPr>
          <w:p w14:paraId="6D2D279F" w14:textId="77777777" w:rsidR="00796C99" w:rsidRPr="00796C99" w:rsidRDefault="00796C99" w:rsidP="00796C99">
            <w:pPr>
              <w:rPr>
                <w:noProof/>
              </w:rPr>
            </w:pPr>
            <w:r w:rsidRPr="00796C99">
              <w:rPr>
                <w:noProof/>
              </w:rPr>
              <w:t>0.024228</w:t>
            </w:r>
          </w:p>
        </w:tc>
        <w:tc>
          <w:tcPr>
            <w:tcW w:w="1053" w:type="dxa"/>
            <w:noWrap/>
            <w:hideMark/>
          </w:tcPr>
          <w:p w14:paraId="7855E64F" w14:textId="77777777" w:rsidR="00796C99" w:rsidRPr="00796C99" w:rsidRDefault="00796C99" w:rsidP="00796C99">
            <w:pPr>
              <w:rPr>
                <w:noProof/>
              </w:rPr>
            </w:pPr>
            <w:r w:rsidRPr="00796C99">
              <w:rPr>
                <w:noProof/>
              </w:rPr>
              <w:t>11.74043</w:t>
            </w:r>
          </w:p>
        </w:tc>
        <w:tc>
          <w:tcPr>
            <w:tcW w:w="960" w:type="dxa"/>
            <w:noWrap/>
            <w:hideMark/>
          </w:tcPr>
          <w:p w14:paraId="1271661A" w14:textId="77777777" w:rsidR="00796C99" w:rsidRPr="00796C99" w:rsidRDefault="00796C99" w:rsidP="00796C99">
            <w:pPr>
              <w:rPr>
                <w:noProof/>
              </w:rPr>
            </w:pPr>
            <w:r w:rsidRPr="00796C99">
              <w:rPr>
                <w:noProof/>
              </w:rPr>
              <w:t>0.001</w:t>
            </w:r>
          </w:p>
        </w:tc>
      </w:tr>
      <w:tr w:rsidR="00796C99" w:rsidRPr="00796C99" w14:paraId="00F47528" w14:textId="77777777" w:rsidTr="00F9692B">
        <w:trPr>
          <w:trHeight w:val="300"/>
        </w:trPr>
        <w:tc>
          <w:tcPr>
            <w:tcW w:w="3547" w:type="dxa"/>
            <w:noWrap/>
            <w:hideMark/>
          </w:tcPr>
          <w:p w14:paraId="381DCF5E" w14:textId="77777777" w:rsidR="00796C99" w:rsidRPr="00796C99" w:rsidRDefault="00796C99">
            <w:pPr>
              <w:rPr>
                <w:noProof/>
              </w:rPr>
            </w:pPr>
            <w:r w:rsidRPr="00796C99">
              <w:rPr>
                <w:noProof/>
              </w:rPr>
              <w:t>Residual</w:t>
            </w:r>
          </w:p>
        </w:tc>
        <w:tc>
          <w:tcPr>
            <w:tcW w:w="960" w:type="dxa"/>
            <w:noWrap/>
            <w:hideMark/>
          </w:tcPr>
          <w:p w14:paraId="6AA9193F" w14:textId="77777777" w:rsidR="00796C99" w:rsidRPr="00796C99" w:rsidRDefault="00796C99" w:rsidP="00796C99">
            <w:pPr>
              <w:rPr>
                <w:noProof/>
              </w:rPr>
            </w:pPr>
            <w:r w:rsidRPr="00796C99">
              <w:rPr>
                <w:noProof/>
              </w:rPr>
              <w:t>368</w:t>
            </w:r>
          </w:p>
        </w:tc>
        <w:tc>
          <w:tcPr>
            <w:tcW w:w="1124" w:type="dxa"/>
            <w:noWrap/>
            <w:hideMark/>
          </w:tcPr>
          <w:p w14:paraId="743A6664" w14:textId="77777777" w:rsidR="00796C99" w:rsidRPr="00796C99" w:rsidRDefault="00796C99" w:rsidP="00796C99">
            <w:pPr>
              <w:rPr>
                <w:noProof/>
              </w:rPr>
            </w:pPr>
            <w:r w:rsidRPr="00796C99">
              <w:rPr>
                <w:noProof/>
              </w:rPr>
              <w:t>100.4314</w:t>
            </w:r>
          </w:p>
        </w:tc>
        <w:tc>
          <w:tcPr>
            <w:tcW w:w="1053" w:type="dxa"/>
            <w:noWrap/>
            <w:hideMark/>
          </w:tcPr>
          <w:p w14:paraId="7F7708BB" w14:textId="77777777" w:rsidR="00796C99" w:rsidRPr="00796C99" w:rsidRDefault="00796C99" w:rsidP="00796C99">
            <w:pPr>
              <w:rPr>
                <w:noProof/>
              </w:rPr>
            </w:pPr>
            <w:r w:rsidRPr="00796C99">
              <w:rPr>
                <w:noProof/>
              </w:rPr>
              <w:t>0.759411</w:t>
            </w:r>
          </w:p>
        </w:tc>
        <w:tc>
          <w:tcPr>
            <w:tcW w:w="1053" w:type="dxa"/>
            <w:noWrap/>
            <w:hideMark/>
          </w:tcPr>
          <w:p w14:paraId="1496D843" w14:textId="77777777" w:rsidR="00796C99" w:rsidRPr="00796C99" w:rsidRDefault="00796C99">
            <w:pPr>
              <w:rPr>
                <w:noProof/>
              </w:rPr>
            </w:pPr>
            <w:r w:rsidRPr="00796C99">
              <w:rPr>
                <w:noProof/>
              </w:rPr>
              <w:t>NA</w:t>
            </w:r>
          </w:p>
        </w:tc>
        <w:tc>
          <w:tcPr>
            <w:tcW w:w="960" w:type="dxa"/>
            <w:noWrap/>
            <w:hideMark/>
          </w:tcPr>
          <w:p w14:paraId="79F32C39" w14:textId="77777777" w:rsidR="00796C99" w:rsidRPr="00796C99" w:rsidRDefault="00796C99">
            <w:pPr>
              <w:rPr>
                <w:noProof/>
              </w:rPr>
            </w:pPr>
            <w:r w:rsidRPr="00796C99">
              <w:rPr>
                <w:noProof/>
              </w:rPr>
              <w:t>NA</w:t>
            </w:r>
          </w:p>
        </w:tc>
      </w:tr>
      <w:tr w:rsidR="00796C99" w:rsidRPr="00796C99" w14:paraId="17E84683" w14:textId="77777777" w:rsidTr="00F9692B">
        <w:trPr>
          <w:trHeight w:val="300"/>
        </w:trPr>
        <w:tc>
          <w:tcPr>
            <w:tcW w:w="3547" w:type="dxa"/>
            <w:noWrap/>
            <w:hideMark/>
          </w:tcPr>
          <w:p w14:paraId="3D3F291E" w14:textId="77777777" w:rsidR="00796C99" w:rsidRPr="00796C99" w:rsidRDefault="00796C99">
            <w:pPr>
              <w:rPr>
                <w:noProof/>
              </w:rPr>
            </w:pPr>
            <w:r w:rsidRPr="00796C99">
              <w:rPr>
                <w:noProof/>
              </w:rPr>
              <w:t>Total</w:t>
            </w:r>
          </w:p>
        </w:tc>
        <w:tc>
          <w:tcPr>
            <w:tcW w:w="960" w:type="dxa"/>
            <w:noWrap/>
            <w:hideMark/>
          </w:tcPr>
          <w:p w14:paraId="3B193679" w14:textId="77777777" w:rsidR="00796C99" w:rsidRPr="00796C99" w:rsidRDefault="00796C99" w:rsidP="00796C99">
            <w:pPr>
              <w:rPr>
                <w:noProof/>
              </w:rPr>
            </w:pPr>
            <w:r w:rsidRPr="00796C99">
              <w:rPr>
                <w:noProof/>
              </w:rPr>
              <w:t>377</w:t>
            </w:r>
          </w:p>
        </w:tc>
        <w:tc>
          <w:tcPr>
            <w:tcW w:w="1124" w:type="dxa"/>
            <w:noWrap/>
            <w:hideMark/>
          </w:tcPr>
          <w:p w14:paraId="514B8557" w14:textId="77777777" w:rsidR="00796C99" w:rsidRPr="00796C99" w:rsidRDefault="00796C99" w:rsidP="00796C99">
            <w:pPr>
              <w:rPr>
                <w:noProof/>
              </w:rPr>
            </w:pPr>
            <w:r w:rsidRPr="00796C99">
              <w:rPr>
                <w:noProof/>
              </w:rPr>
              <w:t>132.249</w:t>
            </w:r>
          </w:p>
        </w:tc>
        <w:tc>
          <w:tcPr>
            <w:tcW w:w="1053" w:type="dxa"/>
            <w:noWrap/>
            <w:hideMark/>
          </w:tcPr>
          <w:p w14:paraId="59473C16" w14:textId="77777777" w:rsidR="00796C99" w:rsidRPr="00796C99" w:rsidRDefault="00796C99" w:rsidP="00796C99">
            <w:pPr>
              <w:rPr>
                <w:noProof/>
              </w:rPr>
            </w:pPr>
            <w:r w:rsidRPr="00796C99">
              <w:rPr>
                <w:noProof/>
              </w:rPr>
              <w:t>1</w:t>
            </w:r>
          </w:p>
        </w:tc>
        <w:tc>
          <w:tcPr>
            <w:tcW w:w="1053" w:type="dxa"/>
            <w:noWrap/>
            <w:hideMark/>
          </w:tcPr>
          <w:p w14:paraId="1CD8FDE6" w14:textId="77777777" w:rsidR="00796C99" w:rsidRPr="00796C99" w:rsidRDefault="00796C99">
            <w:pPr>
              <w:rPr>
                <w:noProof/>
              </w:rPr>
            </w:pPr>
            <w:r w:rsidRPr="00796C99">
              <w:rPr>
                <w:noProof/>
              </w:rPr>
              <w:t>NA</w:t>
            </w:r>
          </w:p>
        </w:tc>
        <w:tc>
          <w:tcPr>
            <w:tcW w:w="960" w:type="dxa"/>
            <w:noWrap/>
            <w:hideMark/>
          </w:tcPr>
          <w:p w14:paraId="4B91153B" w14:textId="77777777" w:rsidR="00796C99" w:rsidRPr="00796C99" w:rsidRDefault="00796C99">
            <w:pPr>
              <w:rPr>
                <w:noProof/>
              </w:rPr>
            </w:pPr>
            <w:r w:rsidRPr="00796C99">
              <w:rPr>
                <w:noProof/>
              </w:rPr>
              <w:t>NA</w:t>
            </w:r>
          </w:p>
        </w:tc>
      </w:tr>
    </w:tbl>
    <w:p w14:paraId="5A50D8F0" w14:textId="3BE5F2FF" w:rsidR="00E36BBD" w:rsidRDefault="00E36BBD" w:rsidP="00DC6674">
      <w:pPr>
        <w:rPr>
          <w:noProof/>
        </w:rPr>
      </w:pPr>
    </w:p>
    <w:p w14:paraId="6B36EFF7" w14:textId="77777777" w:rsidR="00FE1317" w:rsidRDefault="00FE1317">
      <w:pPr>
        <w:rPr>
          <w:noProof/>
        </w:rPr>
      </w:pPr>
      <w:r w:rsidRPr="00FE1317">
        <w:rPr>
          <w:noProof/>
        </w:rPr>
        <w:t xml:space="preserve"> </w:t>
      </w:r>
    </w:p>
    <w:p w14:paraId="5AD1F1B4" w14:textId="77777777" w:rsidR="004E42E0" w:rsidRDefault="004E42E0" w:rsidP="00DC6674">
      <w:pPr>
        <w:rPr>
          <w:noProof/>
        </w:rPr>
      </w:pPr>
    </w:p>
    <w:p w14:paraId="1CEB2DEB" w14:textId="39086310" w:rsidR="00DC6674" w:rsidRPr="00DC6674" w:rsidRDefault="00633BA6" w:rsidP="00DC6674">
      <w:pPr>
        <w:rPr>
          <w:ins w:id="73" w:author="Adams, Jesse@DWR" w:date="2023-07-21T17:13:00Z"/>
        </w:rPr>
      </w:pPr>
      <w:ins w:id="74" w:author="Adams, Jesse@DWR" w:date="2023-07-21T17:12:00Z">
        <w:r>
          <w:rPr>
            <w:noProof/>
          </w:rPr>
          <w:lastRenderedPageBreak/>
          <w:drawing>
            <wp:inline distT="0" distB="0" distL="0" distR="0" wp14:anchorId="11CD2964" wp14:editId="5F07138A">
              <wp:extent cx="5943612" cy="4572009"/>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ins>
    </w:p>
    <w:p w14:paraId="02108746" w14:textId="5C0BD5C6" w:rsidR="00633BA6" w:rsidRPr="00DC6674" w:rsidRDefault="00633BA6" w:rsidP="00DC6674">
      <w:ins w:id="75" w:author="Adams, Jesse@DWR" w:date="2023-07-21T17:13:00Z">
        <w:r>
          <w:rPr>
            <w:noProof/>
          </w:rPr>
          <w:lastRenderedPageBreak/>
          <w:drawing>
            <wp:inline distT="0" distB="0" distL="0" distR="0" wp14:anchorId="4D15068A" wp14:editId="783B65CC">
              <wp:extent cx="5943612" cy="4572009"/>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ins>
    </w:p>
    <w:p w14:paraId="7D46DD29" w14:textId="3846CB10" w:rsidR="008247B9" w:rsidRDefault="0016496A" w:rsidP="0020037A">
      <w:pPr>
        <w:pStyle w:val="Caption"/>
      </w:pPr>
      <w:r>
        <w:t>Figure 4-</w:t>
      </w:r>
      <w:r w:rsidR="00C96899">
        <w:t>33</w:t>
      </w:r>
      <w:r>
        <w:t xml:space="preserve">: </w:t>
      </w:r>
      <w:r w:rsidR="00DC2A6C">
        <w:t xml:space="preserve">NMDS </w:t>
      </w:r>
      <w:proofErr w:type="gramStart"/>
      <w:r>
        <w:t>reworked</w:t>
      </w:r>
      <w:proofErr w:type="gramEnd"/>
      <w:r>
        <w:t xml:space="preserve"> </w:t>
      </w:r>
    </w:p>
    <w:p w14:paraId="081B3766" w14:textId="5A555182" w:rsidR="00DC6674" w:rsidRPr="00DC6674" w:rsidRDefault="00DC6674" w:rsidP="00DC6674"/>
    <w:p w14:paraId="659CAD56" w14:textId="4E856FFD" w:rsidR="00CC33A8" w:rsidRPr="00CC33A8" w:rsidRDefault="00B12F21" w:rsidP="00CC33A8">
      <w:pPr>
        <w:pStyle w:val="Heading1"/>
      </w:pPr>
      <w:r>
        <w:t>Discussion</w:t>
      </w:r>
    </w:p>
    <w:p w14:paraId="1DC17C15" w14:textId="1DE8BF8E" w:rsidR="00AC33C5" w:rsidRDefault="00CC33A8" w:rsidP="00CC33A8">
      <w:pPr>
        <w:pStyle w:val="Heading3"/>
      </w:pPr>
      <w:r>
        <w:t>Implications for Adaptive Management of the NDFS Action</w:t>
      </w:r>
    </w:p>
    <w:p w14:paraId="052980AA" w14:textId="77777777" w:rsidR="005D3A19" w:rsidRDefault="005D3A19"/>
    <w:p w14:paraId="3D84A2A8" w14:textId="77777777" w:rsidR="00452096" w:rsidRDefault="00452096"/>
    <w:p w14:paraId="52A78AA8" w14:textId="413C9968" w:rsidR="00452096" w:rsidRDefault="00452096" w:rsidP="00452096">
      <w:pPr>
        <w:pStyle w:val="Heading1"/>
      </w:pPr>
      <w:r>
        <w:t>References</w:t>
      </w:r>
    </w:p>
    <w:p w14:paraId="7495603C" w14:textId="5DA0DA2F" w:rsidR="00356E1D" w:rsidRDefault="00356E1D" w:rsidP="00C43C7C">
      <w:pPr>
        <w:ind w:left="720" w:hanging="720"/>
      </w:pPr>
      <w:r>
        <w:t xml:space="preserve">Bever, </w:t>
      </w:r>
      <w:r w:rsidR="009C41E2">
        <w:t xml:space="preserve">A.J., M.A.M. Friedrichs, C.T. Friedrichs, M.E. Scully, L.W.J. Lanerolle. 2013. </w:t>
      </w:r>
      <w:r w:rsidR="00C43C7C">
        <w:t xml:space="preserve">Combining observations and numerical model results to improve estimates of hypoxic volume within the Chesapeake Bay, USA. JGR Oceans. </w:t>
      </w:r>
      <w:r w:rsidR="000267DA">
        <w:t>118</w:t>
      </w:r>
      <w:r w:rsidR="006D5539">
        <w:t>(10)</w:t>
      </w:r>
      <w:r w:rsidR="000267DA">
        <w:t>: 4924-4944</w:t>
      </w:r>
      <w:r w:rsidR="0014295A">
        <w:t xml:space="preserve">. </w:t>
      </w:r>
      <w:hyperlink r:id="rId26" w:history="1">
        <w:r w:rsidR="0014295A" w:rsidRPr="00F03C45">
          <w:rPr>
            <w:rStyle w:val="Hyperlink"/>
          </w:rPr>
          <w:t>https://doi.org/10.1002/jgrc.20331</w:t>
        </w:r>
      </w:hyperlink>
      <w:r w:rsidR="0014295A">
        <w:t xml:space="preserve"> </w:t>
      </w:r>
    </w:p>
    <w:p w14:paraId="784CBBE2" w14:textId="0CABB400" w:rsidR="00885F18" w:rsidRDefault="00EC2A93" w:rsidP="00885F18">
      <w:pPr>
        <w:ind w:left="720" w:hanging="720"/>
      </w:pPr>
      <w:r>
        <w:t>Frantzich, J., B.E. Davis, M. MacWilliams, A. Bever, and T. Sommer. 202</w:t>
      </w:r>
      <w:r w:rsidR="00C02456">
        <w:t>1</w:t>
      </w:r>
      <w:r>
        <w:t>. Use of a managed flow pulse as food web support for estuarine habitat. San Franc Estuary Watershed Sci 1</w:t>
      </w:r>
      <w:r w:rsidR="00C00419">
        <w:t>9</w:t>
      </w:r>
      <w:r>
        <w:t>(</w:t>
      </w:r>
      <w:r w:rsidR="00C00419">
        <w:t>3</w:t>
      </w:r>
      <w:r>
        <w:t>).</w:t>
      </w:r>
      <w:r w:rsidR="00C00419" w:rsidRPr="00C00419">
        <w:t xml:space="preserve"> </w:t>
      </w:r>
      <w:hyperlink r:id="rId27" w:history="1">
        <w:r w:rsidR="00C00419" w:rsidRPr="00F03C45">
          <w:rPr>
            <w:rStyle w:val="Hyperlink"/>
          </w:rPr>
          <w:t>https://doi.org/10.15447/sfews.2021v19iss3art3</w:t>
        </w:r>
      </w:hyperlink>
      <w:r w:rsidR="00C00419">
        <w:t xml:space="preserve"> </w:t>
      </w:r>
    </w:p>
    <w:p w14:paraId="49E394C7" w14:textId="32252736" w:rsidR="00452096" w:rsidRPr="00452096" w:rsidRDefault="00885F18" w:rsidP="00885F18">
      <w:pPr>
        <w:ind w:left="720" w:hanging="720"/>
      </w:pPr>
      <w:r>
        <w:lastRenderedPageBreak/>
        <w:t xml:space="preserve">MacWilliams ML, Bever AJ, Gross ES, </w:t>
      </w:r>
      <w:proofErr w:type="spellStart"/>
      <w:r>
        <w:t>Ketefian</w:t>
      </w:r>
      <w:proofErr w:type="spellEnd"/>
      <w:r>
        <w:t xml:space="preserve"> GS, Kimmerer W. 2015. Three-dimensional modeling of hydrodynamics and salinity in the San Francisco Estuary: an evaluation of model accuracy, X2, and the low salinity zone. San Franc Estuary Watershed Sci 13(1). </w:t>
      </w:r>
      <w:hyperlink r:id="rId28" w:history="1">
        <w:r w:rsidR="00C00419" w:rsidRPr="00F03C45">
          <w:rPr>
            <w:rStyle w:val="Hyperlink"/>
          </w:rPr>
          <w:t>https://doi.org/10.15447/sfews.2015v13iss1art2</w:t>
        </w:r>
      </w:hyperlink>
      <w:r w:rsidR="00C00419">
        <w:t xml:space="preserve"> </w:t>
      </w:r>
    </w:p>
    <w:p w14:paraId="30FC1B14" w14:textId="77777777" w:rsidR="00452096" w:rsidRDefault="00452096"/>
    <w:sectPr w:rsidR="004520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Twardochleb, Laura@Waterboards" w:date="2023-07-21T17:26:00Z" w:initials="TL">
    <w:p w14:paraId="4CBBEC0F" w14:textId="77777777" w:rsidR="006A28DE" w:rsidRDefault="006A28DE">
      <w:pPr>
        <w:pStyle w:val="CommentText"/>
      </w:pPr>
      <w:r>
        <w:rPr>
          <w:rStyle w:val="CommentReference"/>
        </w:rPr>
        <w:annotationRef/>
      </w:r>
      <w:r>
        <w:t>Our analyses aren't really examining effect of water source</w:t>
      </w:r>
    </w:p>
  </w:comment>
  <w:comment w:id="16" w:author="Davis, Brittany E.@DWR" w:date="2023-07-24T10:02:00Z" w:initials="DBE">
    <w:p w14:paraId="3C95E6F3" w14:textId="77777777" w:rsidR="0002182B" w:rsidRDefault="00ED11AB">
      <w:pPr>
        <w:pStyle w:val="CommentText"/>
      </w:pPr>
      <w:r>
        <w:rPr>
          <w:rStyle w:val="CommentReference"/>
        </w:rPr>
        <w:annotationRef/>
      </w:r>
      <w:r w:rsidR="0002182B">
        <w:t>Agree, I started some notes in this section but haven't been back. We'll consider influence of water in results, but agree we arent testing that. I plan to tack this section before next meeting in Aug.</w:t>
      </w:r>
    </w:p>
  </w:comment>
  <w:comment w:id="28" w:author="Twardochleb, Laura@Waterboards" w:date="2023-05-22T11:34:00Z" w:initials="LT">
    <w:p w14:paraId="4DFA40D0" w14:textId="1B041725" w:rsidR="007552CD" w:rsidRDefault="007552CD">
      <w:pPr>
        <w:pStyle w:val="CommentText"/>
      </w:pPr>
      <w:r>
        <w:rPr>
          <w:rStyle w:val="CommentReference"/>
        </w:rPr>
        <w:annotationRef/>
      </w:r>
      <w:r>
        <w:t>Britt</w:t>
      </w:r>
    </w:p>
  </w:comment>
  <w:comment w:id="29" w:author="Davis, Brittany E.@DWR [2]" w:date="2023-06-15T13:00:00Z" w:initials="DE">
    <w:p w14:paraId="1BA20A18" w14:textId="27518FE9" w:rsidR="0011FA0E" w:rsidRDefault="0011FA0E">
      <w:pPr>
        <w:pStyle w:val="CommentText"/>
      </w:pPr>
      <w:r>
        <w:t>Revise to include "Study Area" as the first methods section followed by, 'Flow Pulses. We need to broaden this to fit the dataset 2011/2014-2019 which included multiple types of flows pulses. Probably will include a table summarizing years, pulse types, duration, etc. combining with some hydrodynamic information. Similar but modified table as in previous docs and synthesis report.</w:t>
      </w:r>
      <w:r>
        <w:rPr>
          <w:rStyle w:val="CommentReference"/>
        </w:rPr>
        <w:annotationRef/>
      </w:r>
    </w:p>
    <w:p w14:paraId="76751A6C" w14:textId="2D21FC5E" w:rsidR="0011FA0E" w:rsidRDefault="0011FA0E">
      <w:pPr>
        <w:pStyle w:val="CommentText"/>
      </w:pPr>
    </w:p>
    <w:p w14:paraId="257BE092" w14:textId="666766D8" w:rsidR="0011FA0E" w:rsidRDefault="0011FA0E">
      <w:pPr>
        <w:pStyle w:val="CommentText"/>
      </w:pPr>
    </w:p>
  </w:comment>
  <w:comment w:id="34" w:author="Davis, Brittany E.@DWR" w:date="2023-07-11T16:30:00Z" w:initials="DBE">
    <w:p w14:paraId="0B944E03" w14:textId="0412FE29" w:rsidR="00295670" w:rsidRDefault="00295670">
      <w:pPr>
        <w:pStyle w:val="CommentText"/>
      </w:pPr>
      <w:r>
        <w:rPr>
          <w:rStyle w:val="CommentReference"/>
        </w:rPr>
        <w:annotationRef/>
      </w:r>
      <w:r w:rsidR="00520499">
        <w:t>We don’t need to get to much into operations and infrastructure here as it’s described elsewhere. Let’s keep simple but not</w:t>
      </w:r>
      <w:r w:rsidR="003409DE">
        <w:t>e</w:t>
      </w:r>
      <w:r w:rsidR="00520499">
        <w:t xml:space="preserve"> differences in water source and </w:t>
      </w:r>
      <w:r w:rsidR="007C7CED">
        <w:t xml:space="preserve">flow </w:t>
      </w:r>
      <w:r w:rsidR="00520499">
        <w:t xml:space="preserve">pulses. </w:t>
      </w:r>
    </w:p>
  </w:comment>
  <w:comment w:id="41" w:author="Davis, Brittany E.@DWR" w:date="2023-07-11T15:49:00Z" w:initials="DBE">
    <w:p w14:paraId="597C54CB" w14:textId="04989929" w:rsidR="004F0463" w:rsidRDefault="006B2FF2">
      <w:pPr>
        <w:pStyle w:val="CommentText"/>
      </w:pPr>
      <w:r>
        <w:rPr>
          <w:rStyle w:val="CommentReference"/>
        </w:rPr>
        <w:annotationRef/>
      </w:r>
      <w:r w:rsidR="00EC3707">
        <w:t xml:space="preserve">There are subtle differences in our table and Anchor QEA’s table of similar flow data. Depending on </w:t>
      </w:r>
      <w:r w:rsidR="00076306">
        <w:t xml:space="preserve">how folks are using the flow data, time periods, modeled data we should select most accurate. Thinking it’s probably </w:t>
      </w:r>
      <w:r w:rsidR="00E957B8">
        <w:t>the modeled/Anchors table.</w:t>
      </w:r>
    </w:p>
    <w:p w14:paraId="6571E2F6" w14:textId="77777777" w:rsidR="004F0463" w:rsidRDefault="004F0463">
      <w:pPr>
        <w:pStyle w:val="CommentText"/>
      </w:pPr>
    </w:p>
    <w:p w14:paraId="15F221B7" w14:textId="057B9853" w:rsidR="006B2FF2" w:rsidRDefault="004F0463">
      <w:pPr>
        <w:pStyle w:val="CommentText"/>
      </w:pPr>
      <w:r>
        <w:rPr>
          <w:noProof/>
        </w:rPr>
        <w:drawing>
          <wp:inline distT="0" distB="0" distL="0" distR="0" wp14:anchorId="718F55DB" wp14:editId="22DDAB1F">
            <wp:extent cx="5210175" cy="4800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210175" cy="4800600"/>
                    </a:xfrm>
                    <a:prstGeom prst="rect">
                      <a:avLst/>
                    </a:prstGeom>
                  </pic:spPr>
                </pic:pic>
              </a:graphicData>
            </a:graphic>
          </wp:inline>
        </w:drawing>
      </w:r>
      <w:r w:rsidR="00E17482">
        <w:t xml:space="preserve"> </w:t>
      </w:r>
    </w:p>
  </w:comment>
  <w:comment w:id="43" w:author="Twardochleb, Laura@Waterboards" w:date="2023-07-24T13:18:00Z" w:initials="TL">
    <w:p w14:paraId="2C5BD867" w14:textId="77777777" w:rsidR="00CF4691" w:rsidRDefault="00CF4691">
      <w:pPr>
        <w:pStyle w:val="CommentText"/>
      </w:pPr>
      <w:r>
        <w:rPr>
          <w:rStyle w:val="CommentReference"/>
        </w:rPr>
        <w:annotationRef/>
      </w:r>
      <w:r>
        <w:t>Revisit whether to cut or update with the volumes for background flow pulses</w:t>
      </w:r>
    </w:p>
  </w:comment>
  <w:comment w:id="44" w:author="Aaron Bever" w:date="2023-06-15T12:22:00Z" w:initials="AB">
    <w:p w14:paraId="4F082CA5" w14:textId="77777777" w:rsidR="00DC5F03" w:rsidRDefault="00DC5F03" w:rsidP="00C128E9">
      <w:pPr>
        <w:pStyle w:val="CommentText"/>
      </w:pPr>
      <w:r>
        <w:rPr>
          <w:rStyle w:val="CommentReference"/>
        </w:rPr>
        <w:annotationRef/>
      </w:r>
      <w:r>
        <w:t xml:space="preserve">I thought there was a SF Bay paper that looked at cumulative temperature somehow but I cannot find it. We have a report for USFWS where we used cumulative area in different temperature ranges (acre days), and I thought I saw where someone did something similar in a published paper. I can't find it. Does this ring a bell for anyone else? </w:t>
      </w:r>
    </w:p>
  </w:comment>
  <w:comment w:id="45" w:author="Laura Twardochleb" w:date="2023-06-16T11:07:00Z" w:initials="LT">
    <w:p w14:paraId="34B7C634" w14:textId="77777777" w:rsidR="005D70AF" w:rsidRDefault="00C60785">
      <w:pPr>
        <w:pStyle w:val="CommentText"/>
      </w:pPr>
      <w:r>
        <w:rPr>
          <w:rStyle w:val="CommentReference"/>
        </w:rPr>
        <w:annotationRef/>
      </w:r>
      <w:r w:rsidR="005D70AF">
        <w:t>Two panels: Include a second panel of cache seven-day avg flow</w:t>
      </w:r>
    </w:p>
  </w:comment>
  <w:comment w:id="46" w:author="Twardochleb, Laura@Waterboards" w:date="2023-05-22T11:15:00Z" w:initials="LT">
    <w:p w14:paraId="30A51CC2" w14:textId="0C2B91E4" w:rsidR="00E46E06" w:rsidRDefault="00E46E06">
      <w:pPr>
        <w:pStyle w:val="CommentText"/>
      </w:pPr>
      <w:r>
        <w:rPr>
          <w:rStyle w:val="CommentReference"/>
        </w:rPr>
        <w:annotationRef/>
      </w:r>
      <w:r>
        <w:t>Laura</w:t>
      </w:r>
    </w:p>
  </w:comment>
  <w:comment w:id="47" w:author="Twardochleb, Laura@Waterboards" w:date="2023-01-12T16:44:00Z" w:initials="TL">
    <w:p w14:paraId="4FE33016" w14:textId="4FE1719E" w:rsidR="0016496A" w:rsidRDefault="00DA7631">
      <w:pPr>
        <w:pStyle w:val="CommentText"/>
      </w:pPr>
      <w:r>
        <w:rPr>
          <w:rStyle w:val="CommentReference"/>
        </w:rPr>
        <w:annotationRef/>
      </w:r>
      <w:r w:rsidR="0016496A">
        <w:t>I know we considered total volume as a predictor initially, but we have revised a lot of the data since our initial explorations, including the phytoplankton and zooplankton data, so maybe we would see a response now? Also, I think GAMs would work well for including a continuous predictor like distance from source (we found a unimodal response in chlorophyll to distance from the source), they can model unimodal responses well. However, Ted and Jesse's figures don't show a lot of evidence for plankton responses in any years at any sites, so maybe an analysis looking at distance from source and total volume of water moved will only be worthwhile for the continuous response variables.</w:t>
      </w:r>
    </w:p>
  </w:comment>
  <w:comment w:id="48" w:author="Twardochleb, Laura@Waterboards" w:date="2023-05-22T11:29:00Z" w:initials="LT">
    <w:p w14:paraId="0D553AA3" w14:textId="77777777" w:rsidR="0025127E" w:rsidRDefault="0025127E">
      <w:pPr>
        <w:pStyle w:val="CommentText"/>
      </w:pPr>
      <w:r>
        <w:rPr>
          <w:rStyle w:val="CommentReference"/>
        </w:rPr>
        <w:annotationRef/>
      </w:r>
      <w:r>
        <w:t>Mid-July</w:t>
      </w:r>
    </w:p>
  </w:comment>
  <w:comment w:id="49" w:author="Davis, Brittany E.@DWR [2]" w:date="2023-06-15T15:03:00Z" w:initials="DE">
    <w:p w14:paraId="510D2210" w14:textId="2B135955" w:rsidR="5047AC16" w:rsidRDefault="5047AC16">
      <w:pPr>
        <w:pStyle w:val="CommentText"/>
      </w:pPr>
      <w:r>
        <w:t>also consider NMDS and spatiotemporal interpolation. Eric can share code if needed.</w:t>
      </w:r>
      <w:r>
        <w:rPr>
          <w:rStyle w:val="CommentReference"/>
        </w:rPr>
        <w:annotationRef/>
      </w:r>
    </w:p>
  </w:comment>
  <w:comment w:id="50" w:author="Laura" w:date="2023-06-15T16:45:00Z" w:initials="L">
    <w:p w14:paraId="0968457C" w14:textId="77777777" w:rsidR="00BB2135" w:rsidRDefault="00006E85">
      <w:pPr>
        <w:pStyle w:val="CommentText"/>
      </w:pPr>
      <w:r>
        <w:rPr>
          <w:rStyle w:val="CommentReference"/>
        </w:rPr>
        <w:annotationRef/>
      </w:r>
      <w:r w:rsidR="00BB2135">
        <w:t>We are considering NMDS, but it is not appropriate to present interpolated data for phyto and zoop because they are too variable, patchily distributed, and the sampling too infrequent and sparse spatially. It would provide misleading results about the spatial and temporal patterns given the high variability and uncertainty in community composition</w:t>
      </w:r>
    </w:p>
  </w:comment>
  <w:comment w:id="51" w:author="Davis, Brittany E.@DWR" w:date="2023-06-16T09:17:00Z" w:initials="DBE">
    <w:p w14:paraId="6FD71B44" w14:textId="2A3DE3BC" w:rsidR="00C10A1D" w:rsidRDefault="00C10A1D">
      <w:pPr>
        <w:pStyle w:val="CommentText"/>
      </w:pPr>
      <w:r>
        <w:rPr>
          <w:rStyle w:val="CommentReference"/>
        </w:rPr>
        <w:annotationRef/>
      </w:r>
    </w:p>
  </w:comment>
  <w:comment w:id="53" w:author="Twardochleb, Laura@Waterboards" w:date="2023-08-01T11:28:00Z" w:initials="TL">
    <w:p w14:paraId="2477B2F9" w14:textId="77777777" w:rsidR="00374D7E" w:rsidRDefault="00374D7E">
      <w:pPr>
        <w:pStyle w:val="CommentText"/>
      </w:pPr>
      <w:r>
        <w:rPr>
          <w:rStyle w:val="CommentReference"/>
        </w:rPr>
        <w:annotationRef/>
      </w:r>
      <w:r>
        <w:t>Potentially include in the main text instead of in supplement</w:t>
      </w:r>
    </w:p>
  </w:comment>
  <w:comment w:id="52" w:author="Twardochleb, Laura@Waterboards" w:date="2023-07-24T16:28:00Z" w:initials="TL">
    <w:p w14:paraId="37A41EF1" w14:textId="3C125DA5" w:rsidR="00757362" w:rsidRDefault="00757362">
      <w:pPr>
        <w:pStyle w:val="CommentText"/>
      </w:pPr>
      <w:r>
        <w:rPr>
          <w:rStyle w:val="CommentReference"/>
        </w:rPr>
        <w:annotationRef/>
      </w:r>
      <w:r>
        <w:t>Let's discuss the supplement at our August meeting</w:t>
      </w:r>
    </w:p>
  </w:comment>
  <w:comment w:id="54" w:author="Aaron Bever" w:date="2023-06-15T13:03:00Z" w:initials="AB">
    <w:p w14:paraId="4A801AD7" w14:textId="380F2F2B" w:rsidR="0060679A" w:rsidRDefault="0060679A" w:rsidP="00C128E9">
      <w:pPr>
        <w:pStyle w:val="CommentText"/>
      </w:pPr>
      <w:r>
        <w:rPr>
          <w:rStyle w:val="CommentReference"/>
        </w:rPr>
        <w:annotationRef/>
      </w:r>
      <w:r>
        <w:t>Keeping short to allow more space for other things. Can be revised as needed to best align with other sections as the paper progresses.</w:t>
      </w:r>
    </w:p>
  </w:comment>
  <w:comment w:id="55" w:author="Aaron Bever" w:date="2023-06-15T13:12:00Z" w:initials="AB">
    <w:p w14:paraId="796FFC86" w14:textId="77777777" w:rsidR="00C128E9" w:rsidRDefault="00D046B2">
      <w:pPr>
        <w:pStyle w:val="CommentText"/>
      </w:pPr>
      <w:r>
        <w:rPr>
          <w:rStyle w:val="CommentReference"/>
        </w:rPr>
        <w:annotationRef/>
      </w:r>
      <w:r w:rsidR="00C128E9">
        <w:t>I think this flows into a discussion that the food web response is not simply about getting "enough" flow pulse water to a specific location. There are other factors in addition to the physical transport of flow pulse water that come into play (nutrients, light, herbicides/pesticides/contaminants, etc.). This can be justification for looking at a wide range of things, not just "did enough flow pulse water make it somewhere" or a take-home message that the food-web response is complex and dependent on a range of factors.</w:t>
      </w:r>
    </w:p>
    <w:p w14:paraId="58379591" w14:textId="77777777" w:rsidR="00C128E9" w:rsidRDefault="00C128E9">
      <w:pPr>
        <w:pStyle w:val="CommentText"/>
      </w:pPr>
    </w:p>
    <w:p w14:paraId="70D29864" w14:textId="77777777" w:rsidR="00C128E9" w:rsidRDefault="00C128E9" w:rsidP="00C128E9">
      <w:pPr>
        <w:pStyle w:val="CommentText"/>
      </w:pPr>
      <w:r>
        <w:t>The hypothesis is that a flow pulse will result in a bloom, but the physical transport is only part of the equation. This paper statistically evaluates the other important factors to better understand the drivers of ecosystem response, or the lack of a response.</w:t>
      </w:r>
    </w:p>
  </w:comment>
  <w:comment w:id="56" w:author="Laura" w:date="2023-05-22T10:50:00Z" w:initials="L">
    <w:p w14:paraId="1B082B3B" w14:textId="125E42D5" w:rsidR="003C333C" w:rsidRDefault="008C40CA">
      <w:pPr>
        <w:pStyle w:val="CommentText"/>
      </w:pPr>
      <w:r>
        <w:rPr>
          <w:rStyle w:val="CommentReference"/>
        </w:rPr>
        <w:annotationRef/>
      </w:r>
      <w:r w:rsidR="003C333C">
        <w:t>Jul. 1 - Nov. 15 flow data: modeled daily avg. flow and percent flow pulse water data; Michael and Aaron will send time-series; Laura send locations with coordinates (by end of week)</w:t>
      </w:r>
    </w:p>
  </w:comment>
  <w:comment w:id="57" w:author="Aaron Bever" w:date="2023-06-15T12:47:00Z" w:initials="AB">
    <w:p w14:paraId="468B31A7" w14:textId="77777777" w:rsidR="00506DDE" w:rsidRDefault="001B07C2" w:rsidP="00C128E9">
      <w:pPr>
        <w:pStyle w:val="CommentText"/>
      </w:pPr>
      <w:r>
        <w:rPr>
          <w:rStyle w:val="CommentReference"/>
        </w:rPr>
        <w:annotationRef/>
      </w:r>
      <w:r w:rsidR="00506DDE">
        <w:t>I can reorder panels or layout if we need to when we know what the text is. Currently vertical panels to best fit on a page for now. The results text I added suggests we may want to switch panels 2 and 3.</w:t>
      </w:r>
    </w:p>
  </w:comment>
  <w:comment w:id="58" w:author="Laura Twardochleb" w:date="2023-06-16T11:04:00Z" w:initials="LT">
    <w:p w14:paraId="726E9BC1" w14:textId="77777777" w:rsidR="0031571C" w:rsidRDefault="00F41788">
      <w:pPr>
        <w:pStyle w:val="CommentText"/>
      </w:pPr>
      <w:r>
        <w:rPr>
          <w:rStyle w:val="CommentReference"/>
        </w:rPr>
        <w:annotationRef/>
      </w:r>
      <w:r w:rsidR="0031571C">
        <w:t>Two sets of figures for Raw data: (1) combine the upstream and downstream panels and have representative lines: upper Yolo, lower Yolo, and Cache by year; modeled data: flow on x-axis and DO on y-axis, show representative stations by year. Do same thing for chl-a; include sp-conductivity in appendix; (2) two panels: upstream and downstream with a representative station (or mean for all stations in the region) for each year, and the lines are color coded by year (all years in one panel)</w:t>
      </w:r>
    </w:p>
  </w:comment>
  <w:comment w:id="59" w:author="Twardochleb, Laura@Waterboards" w:date="2023-01-13T10:21:00Z" w:initials="TL">
    <w:p w14:paraId="377EB2B5" w14:textId="490EB683" w:rsidR="00186DB3" w:rsidRDefault="00186DB3">
      <w:pPr>
        <w:pStyle w:val="CommentText"/>
      </w:pPr>
      <w:r>
        <w:rPr>
          <w:rStyle w:val="CommentReference"/>
        </w:rPr>
        <w:annotationRef/>
      </w:r>
      <w:r>
        <w:t>Combine stations into Regions</w:t>
      </w:r>
    </w:p>
  </w:comment>
  <w:comment w:id="60" w:author="Twardochleb, Laura@Waterboards" w:date="2023-01-13T11:31:00Z" w:initials="TL">
    <w:p w14:paraId="20316F9C" w14:textId="77777777" w:rsidR="00B32C13" w:rsidRDefault="00B32C13">
      <w:pPr>
        <w:pStyle w:val="CommentText"/>
      </w:pPr>
      <w:r>
        <w:rPr>
          <w:rStyle w:val="CommentReference"/>
        </w:rPr>
        <w:annotationRef/>
      </w:r>
      <w:r>
        <w:t>May want to display data by individual station in supplement because the station plots show that the flow pulse response terminates at STTD</w:t>
      </w:r>
    </w:p>
  </w:comment>
  <w:comment w:id="61" w:author="Twardochleb, Laura@Waterboards" w:date="2023-01-13T10:23:00Z" w:initials="TL">
    <w:p w14:paraId="2E5BC336" w14:textId="601584F0" w:rsidR="00F5403A" w:rsidRDefault="00F5403A">
      <w:pPr>
        <w:pStyle w:val="CommentText"/>
      </w:pPr>
      <w:r>
        <w:rPr>
          <w:rStyle w:val="CommentReference"/>
        </w:rPr>
        <w:annotationRef/>
      </w:r>
      <w:r>
        <w:t>Include 4-7 through 4-12 in SI</w:t>
      </w:r>
    </w:p>
  </w:comment>
  <w:comment w:id="62" w:author="Laura" w:date="2023-05-22T10:13:00Z" w:initials="L">
    <w:p w14:paraId="1D4B7604" w14:textId="77777777" w:rsidR="00CA1385" w:rsidRDefault="00BB7897">
      <w:pPr>
        <w:pStyle w:val="CommentText"/>
      </w:pPr>
      <w:r>
        <w:rPr>
          <w:rStyle w:val="CommentReference"/>
        </w:rPr>
        <w:annotationRef/>
      </w:r>
      <w:r w:rsidR="00CA1385">
        <w:t>Rework to include flow as predictor, if we decide to use a linear model with flow</w:t>
      </w:r>
    </w:p>
  </w:comment>
  <w:comment w:id="63" w:author="Davis, Brittany E.@DWR" w:date="2023-06-16T09:21:00Z" w:initials="DBE">
    <w:p w14:paraId="0A0ADDA1" w14:textId="4729AEBB" w:rsidR="00F14303" w:rsidRDefault="00F14303">
      <w:pPr>
        <w:pStyle w:val="CommentText"/>
      </w:pPr>
      <w:r>
        <w:rPr>
          <w:rStyle w:val="CommentReference"/>
        </w:rPr>
        <w:annotationRef/>
      </w:r>
      <w:r>
        <w:t>Can we see what these would look like by subregion</w:t>
      </w:r>
    </w:p>
  </w:comment>
  <w:comment w:id="64" w:author="Laura" w:date="2023-05-22T10:10:00Z" w:initials="L">
    <w:p w14:paraId="5A06B034" w14:textId="77777777" w:rsidR="009F2AB6" w:rsidRDefault="00D94F2E">
      <w:pPr>
        <w:pStyle w:val="CommentText"/>
      </w:pPr>
      <w:r>
        <w:rPr>
          <w:rStyle w:val="CommentReference"/>
        </w:rPr>
        <w:annotationRef/>
      </w:r>
      <w:r w:rsidR="009F2AB6">
        <w:t>Include yearly by station figures and LCFA index figures in supplement; and include version for zooplankton</w:t>
      </w:r>
    </w:p>
  </w:comment>
  <w:comment w:id="65" w:author="Twardochleb, Laura@Waterboards" w:date="2023-05-22T11:52:00Z" w:initials="LT">
    <w:p w14:paraId="63B4C6FD" w14:textId="6FCF05B9" w:rsidR="00E35A0D" w:rsidRDefault="00E35A0D">
      <w:pPr>
        <w:pStyle w:val="CommentText"/>
      </w:pPr>
      <w:r>
        <w:rPr>
          <w:rStyle w:val="CommentReference"/>
        </w:rPr>
        <w:annotationRef/>
      </w:r>
      <w:r>
        <w:t>Use a constrained ordination with flow? Consider after running GLM with flow for phyto and zoop.</w:t>
      </w:r>
    </w:p>
  </w:comment>
  <w:comment w:id="66" w:author="Twardochleb, Laura@Waterboards" w:date="2023-07-24T09:58:00Z" w:initials="TL">
    <w:p w14:paraId="50E8E655" w14:textId="77777777" w:rsidR="00600ABF" w:rsidRDefault="00600ABF">
      <w:pPr>
        <w:pStyle w:val="CommentText"/>
      </w:pPr>
      <w:r>
        <w:rPr>
          <w:rStyle w:val="CommentReference"/>
        </w:rPr>
        <w:annotationRef/>
      </w:r>
      <w:r>
        <w:t>Recommend not using constrained ordination with flow, but could consider other predictors, such as secchi depth, nutrient concentrations</w:t>
      </w:r>
    </w:p>
  </w:comment>
  <w:comment w:id="67" w:author="Laura" w:date="2023-05-22T10:17:00Z" w:initials="L">
    <w:p w14:paraId="625C0468" w14:textId="6C2FD434" w:rsidR="007F1080" w:rsidRDefault="00E149B6">
      <w:pPr>
        <w:pStyle w:val="CommentText"/>
      </w:pPr>
      <w:r>
        <w:rPr>
          <w:rStyle w:val="CommentReference"/>
        </w:rPr>
        <w:annotationRef/>
      </w:r>
      <w:r w:rsidR="007F1080">
        <w:t>Include figure with effects of region. Put one of them in the supplemental.</w:t>
      </w:r>
    </w:p>
  </w:comment>
  <w:comment w:id="68" w:author="Twardochleb, Laura@Waterboards" w:date="2023-07-24T10:02:00Z" w:initials="TL">
    <w:p w14:paraId="6BA9B95E" w14:textId="77777777" w:rsidR="00540C7B" w:rsidRDefault="00540C7B">
      <w:pPr>
        <w:pStyle w:val="CommentText"/>
      </w:pPr>
      <w:r>
        <w:rPr>
          <w:rStyle w:val="CommentReference"/>
        </w:rPr>
        <w:annotationRef/>
      </w:r>
      <w:r>
        <w:t>Ted: add results of perMANOVA (Jesse's code): community composition ~ flow pulse period*region + flow pulse period*year + region*year; Ted will recreate this ANOSIM for zoop in PRIMER</w:t>
      </w:r>
    </w:p>
  </w:comment>
  <w:comment w:id="69" w:author="Laura Twardochleb" w:date="2023-06-16T11:20:00Z" w:initials="LT">
    <w:p w14:paraId="246BCA44" w14:textId="77777777" w:rsidR="001E0F25" w:rsidRDefault="00D91E6E">
      <w:pPr>
        <w:pStyle w:val="CommentText"/>
      </w:pPr>
      <w:r>
        <w:rPr>
          <w:rStyle w:val="CommentReference"/>
        </w:rPr>
        <w:annotationRef/>
      </w:r>
      <w:r w:rsidR="001E0F25">
        <w:t>Need another version of this: upstream and downstream but color coded by site. We don't think there is enough data from each site by year; would be very unbalanced. This is why we decided to lump by upstream/downstream</w:t>
      </w:r>
    </w:p>
  </w:comment>
  <w:comment w:id="70" w:author="Twardochleb, Laura@Waterboards" w:date="2023-07-24T10:01:00Z" w:initials="TL">
    <w:p w14:paraId="5E7221D1" w14:textId="77777777" w:rsidR="00342867" w:rsidRDefault="00342867">
      <w:pPr>
        <w:pStyle w:val="CommentText"/>
      </w:pPr>
      <w:r>
        <w:rPr>
          <w:rStyle w:val="CommentReference"/>
        </w:rPr>
        <w:annotationRef/>
      </w:r>
      <w:r>
        <w:t>Jesse, rework ANOVA with QA/QC'd zoop data</w:t>
      </w:r>
    </w:p>
  </w:comment>
  <w:comment w:id="71" w:author="Twardochleb, Laura@Waterboards" w:date="2023-07-21T17:28:00Z" w:initials="TL">
    <w:p w14:paraId="4211EC3D" w14:textId="5BE44FAC" w:rsidR="008966B6" w:rsidRDefault="008966B6">
      <w:pPr>
        <w:pStyle w:val="CommentText"/>
      </w:pPr>
      <w:r>
        <w:rPr>
          <w:rStyle w:val="CommentReference"/>
        </w:rPr>
        <w:annotationRef/>
      </w:r>
      <w:r>
        <w:t>Can we just call them Cladocera since that's the name everyone is familiar with?</w:t>
      </w:r>
    </w:p>
  </w:comment>
  <w:comment w:id="72" w:author="Laura" w:date="2023-05-22T10:20:00Z" w:initials="L">
    <w:p w14:paraId="7EA4D321" w14:textId="79F41B83" w:rsidR="00E35A0D" w:rsidRDefault="001610C5">
      <w:pPr>
        <w:pStyle w:val="CommentText"/>
      </w:pPr>
      <w:r>
        <w:rPr>
          <w:rStyle w:val="CommentReference"/>
        </w:rPr>
        <w:annotationRef/>
      </w:r>
      <w:r w:rsidR="00E35A0D">
        <w:t>Jesse create a figure more consistent with Ted's phyto figure: use zooplankton orders. Laura look at 2019 report and get back to Jesse.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BBEC0F" w15:done="0"/>
  <w15:commentEx w15:paraId="3C95E6F3" w15:paraIdParent="4CBBEC0F" w15:done="0"/>
  <w15:commentEx w15:paraId="4DFA40D0" w15:done="0"/>
  <w15:commentEx w15:paraId="257BE092" w15:paraIdParent="4DFA40D0" w15:done="0"/>
  <w15:commentEx w15:paraId="0B944E03" w15:done="0"/>
  <w15:commentEx w15:paraId="15F221B7" w15:done="0"/>
  <w15:commentEx w15:paraId="2C5BD867" w15:done="0"/>
  <w15:commentEx w15:paraId="4F082CA5" w15:done="0"/>
  <w15:commentEx w15:paraId="34B7C634" w15:done="1"/>
  <w15:commentEx w15:paraId="30A51CC2" w15:done="0"/>
  <w15:commentEx w15:paraId="4FE33016" w15:done="1"/>
  <w15:commentEx w15:paraId="0D553AA3" w15:done="1"/>
  <w15:commentEx w15:paraId="510D2210" w15:done="1"/>
  <w15:commentEx w15:paraId="0968457C" w15:paraIdParent="510D2210" w15:done="1"/>
  <w15:commentEx w15:paraId="6FD71B44" w15:paraIdParent="510D2210" w15:done="1"/>
  <w15:commentEx w15:paraId="2477B2F9" w15:done="0"/>
  <w15:commentEx w15:paraId="37A41EF1" w15:done="1"/>
  <w15:commentEx w15:paraId="4A801AD7" w15:done="0"/>
  <w15:commentEx w15:paraId="70D29864" w15:done="0"/>
  <w15:commentEx w15:paraId="1B082B3B" w15:done="1"/>
  <w15:commentEx w15:paraId="468B31A7" w15:done="0"/>
  <w15:commentEx w15:paraId="726E9BC1" w15:done="0"/>
  <w15:commentEx w15:paraId="377EB2B5" w15:done="0"/>
  <w15:commentEx w15:paraId="20316F9C" w15:paraIdParent="377EB2B5" w15:done="0"/>
  <w15:commentEx w15:paraId="2E5BC336" w15:done="0"/>
  <w15:commentEx w15:paraId="1D4B7604" w15:done="1"/>
  <w15:commentEx w15:paraId="0A0ADDA1" w15:done="1"/>
  <w15:commentEx w15:paraId="5A06B034" w15:done="0"/>
  <w15:commentEx w15:paraId="63B4C6FD" w15:done="1"/>
  <w15:commentEx w15:paraId="50E8E655" w15:paraIdParent="63B4C6FD" w15:done="1"/>
  <w15:commentEx w15:paraId="625C0468" w15:done="0"/>
  <w15:commentEx w15:paraId="6BA9B95E" w15:done="0"/>
  <w15:commentEx w15:paraId="246BCA44" w15:done="0"/>
  <w15:commentEx w15:paraId="5E7221D1" w15:done="0"/>
  <w15:commentEx w15:paraId="4211EC3D" w15:done="1"/>
  <w15:commentEx w15:paraId="7EA4D32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53E62" w16cex:dateUtc="2023-07-22T00:26:00Z"/>
  <w16cex:commentExtensible w16cex:durableId="2868CAC3" w16cex:dateUtc="2023-07-24T17:02:00Z"/>
  <w16cex:commentExtensible w16cex:durableId="2815D1B1" w16cex:dateUtc="2023-05-22T18:34:00Z"/>
  <w16cex:commentExtensible w16cex:durableId="5BF98A08" w16cex:dateUtc="2023-06-15T20:00:00Z"/>
  <w16cex:commentExtensible w16cex:durableId="28580214" w16cex:dateUtc="2023-07-11T23:30:00Z"/>
  <w16cex:commentExtensible w16cex:durableId="2857F88B" w16cex:dateUtc="2023-07-11T22:49:00Z"/>
  <w16cex:commentExtensible w16cex:durableId="2868F8AA" w16cex:dateUtc="2023-07-24T20:18:00Z"/>
  <w16cex:commentExtensible w16cex:durableId="28358104" w16cex:dateUtc="2023-06-15T19:22:00Z"/>
  <w16cex:commentExtensible w16cex:durableId="2836C102" w16cex:dateUtc="2023-06-16T18:07:00Z"/>
  <w16cex:commentExtensible w16cex:durableId="2815CD57" w16cex:dateUtc="2023-05-22T18:15:00Z"/>
  <w16cex:commentExtensible w16cex:durableId="276AB764" w16cex:dateUtc="2023-01-13T00:44:00Z"/>
  <w16cex:commentExtensible w16cex:durableId="2815D096" w16cex:dateUtc="2023-05-22T18:29:00Z"/>
  <w16cex:commentExtensible w16cex:durableId="506A668C" w16cex:dateUtc="2023-06-15T22:03:00Z"/>
  <w16cex:commentExtensible w16cex:durableId="2835BEBC" w16cex:dateUtc="2023-06-15T23:45:00Z"/>
  <w16cex:commentExtensible w16cex:durableId="2836A73B" w16cex:dateUtc="2023-06-16T16:17:00Z"/>
  <w16cex:commentExtensible w16cex:durableId="28736AE8" w16cex:dateUtc="2023-08-01T18:28:00Z"/>
  <w16cex:commentExtensible w16cex:durableId="28692510" w16cex:dateUtc="2023-07-24T23:28:00Z"/>
  <w16cex:commentExtensible w16cex:durableId="28358AB4" w16cex:dateUtc="2023-06-15T20:03:00Z"/>
  <w16cex:commentExtensible w16cex:durableId="28358CCC" w16cex:dateUtc="2023-06-15T20:12:00Z"/>
  <w16cex:commentExtensible w16cex:durableId="2815C75C" w16cex:dateUtc="2023-05-22T17:50:00Z"/>
  <w16cex:commentExtensible w16cex:durableId="283586F4" w16cex:dateUtc="2023-06-15T19:47:00Z"/>
  <w16cex:commentExtensible w16cex:durableId="2836C023" w16cex:dateUtc="2023-06-16T18:04:00Z"/>
  <w16cex:commentExtensible w16cex:durableId="276BAF35" w16cex:dateUtc="2023-01-13T18:21:00Z"/>
  <w16cex:commentExtensible w16cex:durableId="276BBFA0" w16cex:dateUtc="2023-01-13T19:31:00Z"/>
  <w16cex:commentExtensible w16cex:durableId="276BAFB7" w16cex:dateUtc="2023-01-13T18:23:00Z"/>
  <w16cex:commentExtensible w16cex:durableId="2815BEB8" w16cex:dateUtc="2023-05-22T17:13:00Z"/>
  <w16cex:commentExtensible w16cex:durableId="2836A804" w16cex:dateUtc="2023-06-16T16:21:00Z"/>
  <w16cex:commentExtensible w16cex:durableId="2815BE08" w16cex:dateUtc="2023-05-22T17:10:00Z"/>
  <w16cex:commentExtensible w16cex:durableId="2815D605" w16cex:dateUtc="2023-05-22T18:52:00Z"/>
  <w16cex:commentExtensible w16cex:durableId="2868C9CB" w16cex:dateUtc="2023-07-24T16:58:00Z"/>
  <w16cex:commentExtensible w16cex:durableId="2815BFA3" w16cex:dateUtc="2023-05-22T17:17:00Z"/>
  <w16cex:commentExtensible w16cex:durableId="2868CAB2" w16cex:dateUtc="2023-07-24T17:02:00Z"/>
  <w16cex:commentExtensible w16cex:durableId="2836C3EF" w16cex:dateUtc="2023-06-16T18:20:00Z"/>
  <w16cex:commentExtensible w16cex:durableId="2868CA66" w16cex:dateUtc="2023-07-24T17:01:00Z"/>
  <w16cex:commentExtensible w16cex:durableId="28653ED1" w16cex:dateUtc="2023-07-22T00:28:00Z"/>
  <w16cex:commentExtensible w16cex:durableId="2815C085" w16cex:dateUtc="2023-05-22T1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BBEC0F" w16cid:durableId="28653E62"/>
  <w16cid:commentId w16cid:paraId="3C95E6F3" w16cid:durableId="2868CAC3"/>
  <w16cid:commentId w16cid:paraId="4DFA40D0" w16cid:durableId="2815D1B1"/>
  <w16cid:commentId w16cid:paraId="257BE092" w16cid:durableId="5BF98A08"/>
  <w16cid:commentId w16cid:paraId="0B944E03" w16cid:durableId="28580214"/>
  <w16cid:commentId w16cid:paraId="15F221B7" w16cid:durableId="2857F88B"/>
  <w16cid:commentId w16cid:paraId="2C5BD867" w16cid:durableId="2868F8AA"/>
  <w16cid:commentId w16cid:paraId="4F082CA5" w16cid:durableId="28358104"/>
  <w16cid:commentId w16cid:paraId="34B7C634" w16cid:durableId="2836C102"/>
  <w16cid:commentId w16cid:paraId="30A51CC2" w16cid:durableId="2815CD57"/>
  <w16cid:commentId w16cid:paraId="4FE33016" w16cid:durableId="276AB764"/>
  <w16cid:commentId w16cid:paraId="0D553AA3" w16cid:durableId="2815D096"/>
  <w16cid:commentId w16cid:paraId="510D2210" w16cid:durableId="506A668C"/>
  <w16cid:commentId w16cid:paraId="0968457C" w16cid:durableId="2835BEBC"/>
  <w16cid:commentId w16cid:paraId="6FD71B44" w16cid:durableId="2836A73B"/>
  <w16cid:commentId w16cid:paraId="2477B2F9" w16cid:durableId="28736AE8"/>
  <w16cid:commentId w16cid:paraId="37A41EF1" w16cid:durableId="28692510"/>
  <w16cid:commentId w16cid:paraId="4A801AD7" w16cid:durableId="28358AB4"/>
  <w16cid:commentId w16cid:paraId="70D29864" w16cid:durableId="28358CCC"/>
  <w16cid:commentId w16cid:paraId="1B082B3B" w16cid:durableId="2815C75C"/>
  <w16cid:commentId w16cid:paraId="468B31A7" w16cid:durableId="283586F4"/>
  <w16cid:commentId w16cid:paraId="726E9BC1" w16cid:durableId="2836C023"/>
  <w16cid:commentId w16cid:paraId="377EB2B5" w16cid:durableId="276BAF35"/>
  <w16cid:commentId w16cid:paraId="20316F9C" w16cid:durableId="276BBFA0"/>
  <w16cid:commentId w16cid:paraId="2E5BC336" w16cid:durableId="276BAFB7"/>
  <w16cid:commentId w16cid:paraId="1D4B7604" w16cid:durableId="2815BEB8"/>
  <w16cid:commentId w16cid:paraId="0A0ADDA1" w16cid:durableId="2836A804"/>
  <w16cid:commentId w16cid:paraId="5A06B034" w16cid:durableId="2815BE08"/>
  <w16cid:commentId w16cid:paraId="63B4C6FD" w16cid:durableId="2815D605"/>
  <w16cid:commentId w16cid:paraId="50E8E655" w16cid:durableId="2868C9CB"/>
  <w16cid:commentId w16cid:paraId="625C0468" w16cid:durableId="2815BFA3"/>
  <w16cid:commentId w16cid:paraId="6BA9B95E" w16cid:durableId="2868CAB2"/>
  <w16cid:commentId w16cid:paraId="246BCA44" w16cid:durableId="2836C3EF"/>
  <w16cid:commentId w16cid:paraId="5E7221D1" w16cid:durableId="2868CA66"/>
  <w16cid:commentId w16cid:paraId="4211EC3D" w16cid:durableId="28653ED1"/>
  <w16cid:commentId w16cid:paraId="7EA4D321" w16cid:durableId="2815C08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yriad Pro Light">
    <w:panose1 w:val="00000000000000000000"/>
    <w:charset w:val="00"/>
    <w:family w:val="swiss"/>
    <w:notTrueType/>
    <w:pitch w:val="variable"/>
    <w:sig w:usb0="A00002AF" w:usb1="5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FFA"/>
    <w:multiLevelType w:val="hybridMultilevel"/>
    <w:tmpl w:val="BFB2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E062F9"/>
    <w:multiLevelType w:val="hybridMultilevel"/>
    <w:tmpl w:val="828E09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B452516"/>
    <w:multiLevelType w:val="hybridMultilevel"/>
    <w:tmpl w:val="E3EC6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31230B"/>
    <w:multiLevelType w:val="hybridMultilevel"/>
    <w:tmpl w:val="1AAEF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4E68E6"/>
    <w:multiLevelType w:val="hybridMultilevel"/>
    <w:tmpl w:val="881AD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091996">
    <w:abstractNumId w:val="1"/>
  </w:num>
  <w:num w:numId="2" w16cid:durableId="1530802378">
    <w:abstractNumId w:val="4"/>
  </w:num>
  <w:num w:numId="3" w16cid:durableId="1777938669">
    <w:abstractNumId w:val="3"/>
  </w:num>
  <w:num w:numId="4" w16cid:durableId="950211460">
    <w:abstractNumId w:val="2"/>
  </w:num>
  <w:num w:numId="5" w16cid:durableId="140938397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s, Brittany E.@DWR">
    <w15:presenceInfo w15:providerId="AD" w15:userId="S::Brittany.E.Davis@water.ca.gov::965192a9-b60c-4c22-b34b-53385225f834"/>
  </w15:person>
  <w15:person w15:author="Twardochleb, Laura@Waterboards">
    <w15:presenceInfo w15:providerId="AD" w15:userId="S::Laura.Twardochleb@Waterboards.ca.gov::f0373a1a-8ba6-4cee-a999-51267c8838cb"/>
  </w15:person>
  <w15:person w15:author="Davis, Brittany E.@DWR [2]">
    <w15:presenceInfo w15:providerId="AD" w15:userId="S::brittany.e.davis@water.ca.gov::965192a9-b60c-4c22-b34b-53385225f834"/>
  </w15:person>
  <w15:person w15:author="Aaron Bever">
    <w15:presenceInfo w15:providerId="AD" w15:userId="S::abever@anchorqea.com::2db10882-9e91-4109-ab8c-702490a2e7e9"/>
  </w15:person>
  <w15:person w15:author="Laura Twardochleb">
    <w15:presenceInfo w15:providerId="AD" w15:userId="S::Laura.Twardochleb@Waterboards.ca.gov::f0373a1a-8ba6-4cee-a999-51267c8838cb"/>
  </w15:person>
  <w15:person w15:author="Laura">
    <w15:presenceInfo w15:providerId="AD" w15:userId="S::Laura.Twardochleb@Waterboards.ca.gov::f0373a1a-8ba6-4cee-a999-51267c8838cb"/>
  </w15:person>
  <w15:person w15:author="Adams, Jesse@DWR">
    <w15:presenceInfo w15:providerId="AD" w15:userId="S::Jesse.Adams@water.ca.gov::e507566b-ab7c-4f70-942d-a6967f8058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14B"/>
    <w:rsid w:val="00006C30"/>
    <w:rsid w:val="00006E85"/>
    <w:rsid w:val="00007DFD"/>
    <w:rsid w:val="0001032D"/>
    <w:rsid w:val="0001435C"/>
    <w:rsid w:val="0002048D"/>
    <w:rsid w:val="0002182B"/>
    <w:rsid w:val="000267DA"/>
    <w:rsid w:val="0003047C"/>
    <w:rsid w:val="00032CB6"/>
    <w:rsid w:val="00034324"/>
    <w:rsid w:val="00044F5C"/>
    <w:rsid w:val="00046A56"/>
    <w:rsid w:val="0005180A"/>
    <w:rsid w:val="00053AD7"/>
    <w:rsid w:val="00065CE7"/>
    <w:rsid w:val="00066B5D"/>
    <w:rsid w:val="00074B99"/>
    <w:rsid w:val="00076306"/>
    <w:rsid w:val="00077040"/>
    <w:rsid w:val="00077373"/>
    <w:rsid w:val="00081C1E"/>
    <w:rsid w:val="00082A45"/>
    <w:rsid w:val="0008412C"/>
    <w:rsid w:val="00094DFA"/>
    <w:rsid w:val="00096134"/>
    <w:rsid w:val="000A0942"/>
    <w:rsid w:val="000A0F1B"/>
    <w:rsid w:val="000B0EF1"/>
    <w:rsid w:val="000B29FF"/>
    <w:rsid w:val="000B48F6"/>
    <w:rsid w:val="000B7338"/>
    <w:rsid w:val="000C21C4"/>
    <w:rsid w:val="000C25A5"/>
    <w:rsid w:val="000C2BDB"/>
    <w:rsid w:val="000C2E7D"/>
    <w:rsid w:val="000C7C48"/>
    <w:rsid w:val="000D07AA"/>
    <w:rsid w:val="000D24C7"/>
    <w:rsid w:val="000D253D"/>
    <w:rsid w:val="000E3484"/>
    <w:rsid w:val="000F0578"/>
    <w:rsid w:val="000F242F"/>
    <w:rsid w:val="000F7F5A"/>
    <w:rsid w:val="001057A6"/>
    <w:rsid w:val="001058DB"/>
    <w:rsid w:val="0011505C"/>
    <w:rsid w:val="0011FA0E"/>
    <w:rsid w:val="00120BEE"/>
    <w:rsid w:val="001310FC"/>
    <w:rsid w:val="00133DAD"/>
    <w:rsid w:val="0013573F"/>
    <w:rsid w:val="00135F70"/>
    <w:rsid w:val="0014295A"/>
    <w:rsid w:val="00145590"/>
    <w:rsid w:val="00147621"/>
    <w:rsid w:val="0015130F"/>
    <w:rsid w:val="00155A88"/>
    <w:rsid w:val="001610C5"/>
    <w:rsid w:val="00164666"/>
    <w:rsid w:val="0016496A"/>
    <w:rsid w:val="0016592C"/>
    <w:rsid w:val="001700B1"/>
    <w:rsid w:val="00173B8F"/>
    <w:rsid w:val="001748A6"/>
    <w:rsid w:val="00175C72"/>
    <w:rsid w:val="00176C8F"/>
    <w:rsid w:val="0018327E"/>
    <w:rsid w:val="00186DB3"/>
    <w:rsid w:val="00187C69"/>
    <w:rsid w:val="001923E0"/>
    <w:rsid w:val="00195789"/>
    <w:rsid w:val="00195FEE"/>
    <w:rsid w:val="00197250"/>
    <w:rsid w:val="001B07C2"/>
    <w:rsid w:val="001B6CB0"/>
    <w:rsid w:val="001B6FEA"/>
    <w:rsid w:val="001C16D7"/>
    <w:rsid w:val="001C4BD4"/>
    <w:rsid w:val="001D2D1F"/>
    <w:rsid w:val="001D478D"/>
    <w:rsid w:val="001D5731"/>
    <w:rsid w:val="001E0F25"/>
    <w:rsid w:val="001F6275"/>
    <w:rsid w:val="0020037A"/>
    <w:rsid w:val="00215645"/>
    <w:rsid w:val="00220C98"/>
    <w:rsid w:val="00222032"/>
    <w:rsid w:val="00223F93"/>
    <w:rsid w:val="00225650"/>
    <w:rsid w:val="0022600D"/>
    <w:rsid w:val="00230B39"/>
    <w:rsid w:val="00233AB0"/>
    <w:rsid w:val="002477E8"/>
    <w:rsid w:val="0025127E"/>
    <w:rsid w:val="00255EB9"/>
    <w:rsid w:val="00263E34"/>
    <w:rsid w:val="00266549"/>
    <w:rsid w:val="002668E9"/>
    <w:rsid w:val="0028021A"/>
    <w:rsid w:val="00281D5E"/>
    <w:rsid w:val="00290A66"/>
    <w:rsid w:val="00292AE6"/>
    <w:rsid w:val="00295670"/>
    <w:rsid w:val="002A0CE1"/>
    <w:rsid w:val="002A1AA5"/>
    <w:rsid w:val="002A2817"/>
    <w:rsid w:val="002B0FB7"/>
    <w:rsid w:val="002B76FC"/>
    <w:rsid w:val="002C003C"/>
    <w:rsid w:val="002C0758"/>
    <w:rsid w:val="002C4786"/>
    <w:rsid w:val="002C4F78"/>
    <w:rsid w:val="002E1214"/>
    <w:rsid w:val="002E1EFD"/>
    <w:rsid w:val="002E31FB"/>
    <w:rsid w:val="003049EF"/>
    <w:rsid w:val="0031571C"/>
    <w:rsid w:val="003175C9"/>
    <w:rsid w:val="00325D36"/>
    <w:rsid w:val="0032759B"/>
    <w:rsid w:val="003409DE"/>
    <w:rsid w:val="00342867"/>
    <w:rsid w:val="0035112F"/>
    <w:rsid w:val="00356E1D"/>
    <w:rsid w:val="00360C1C"/>
    <w:rsid w:val="00360FD4"/>
    <w:rsid w:val="0036398D"/>
    <w:rsid w:val="003672C1"/>
    <w:rsid w:val="00371823"/>
    <w:rsid w:val="00374D7E"/>
    <w:rsid w:val="00377C88"/>
    <w:rsid w:val="00380A55"/>
    <w:rsid w:val="00383FF6"/>
    <w:rsid w:val="00386AA5"/>
    <w:rsid w:val="00386E5E"/>
    <w:rsid w:val="0039040D"/>
    <w:rsid w:val="00395E9C"/>
    <w:rsid w:val="003962AD"/>
    <w:rsid w:val="003A3B12"/>
    <w:rsid w:val="003A63B2"/>
    <w:rsid w:val="003B4CA7"/>
    <w:rsid w:val="003C30EE"/>
    <w:rsid w:val="003C333C"/>
    <w:rsid w:val="003D2772"/>
    <w:rsid w:val="003D311C"/>
    <w:rsid w:val="003D4300"/>
    <w:rsid w:val="003D6FEA"/>
    <w:rsid w:val="003D7C1F"/>
    <w:rsid w:val="003E019A"/>
    <w:rsid w:val="003E1B46"/>
    <w:rsid w:val="003E29C5"/>
    <w:rsid w:val="003E2FB0"/>
    <w:rsid w:val="003E59B7"/>
    <w:rsid w:val="003E6439"/>
    <w:rsid w:val="003E6876"/>
    <w:rsid w:val="003E76C1"/>
    <w:rsid w:val="003E7C45"/>
    <w:rsid w:val="003F7728"/>
    <w:rsid w:val="00400D0D"/>
    <w:rsid w:val="004044D5"/>
    <w:rsid w:val="0041300E"/>
    <w:rsid w:val="004141A7"/>
    <w:rsid w:val="0041602F"/>
    <w:rsid w:val="00416EC0"/>
    <w:rsid w:val="00420B12"/>
    <w:rsid w:val="004210AF"/>
    <w:rsid w:val="00422E66"/>
    <w:rsid w:val="00423923"/>
    <w:rsid w:val="0042564E"/>
    <w:rsid w:val="00427239"/>
    <w:rsid w:val="004323F7"/>
    <w:rsid w:val="0043633B"/>
    <w:rsid w:val="00436EAC"/>
    <w:rsid w:val="004379A7"/>
    <w:rsid w:val="0045082B"/>
    <w:rsid w:val="00451149"/>
    <w:rsid w:val="00452096"/>
    <w:rsid w:val="00455CB6"/>
    <w:rsid w:val="004574B6"/>
    <w:rsid w:val="00470799"/>
    <w:rsid w:val="00473B36"/>
    <w:rsid w:val="00481487"/>
    <w:rsid w:val="0048223C"/>
    <w:rsid w:val="00484E54"/>
    <w:rsid w:val="0049059F"/>
    <w:rsid w:val="00492731"/>
    <w:rsid w:val="00495DD6"/>
    <w:rsid w:val="00497CCA"/>
    <w:rsid w:val="004A2F82"/>
    <w:rsid w:val="004A4D53"/>
    <w:rsid w:val="004B39F4"/>
    <w:rsid w:val="004C00A0"/>
    <w:rsid w:val="004C0C19"/>
    <w:rsid w:val="004C27DA"/>
    <w:rsid w:val="004C3B2C"/>
    <w:rsid w:val="004C77C1"/>
    <w:rsid w:val="004D1734"/>
    <w:rsid w:val="004D4325"/>
    <w:rsid w:val="004E160E"/>
    <w:rsid w:val="004E24FF"/>
    <w:rsid w:val="004E42E0"/>
    <w:rsid w:val="004E49D8"/>
    <w:rsid w:val="004F0463"/>
    <w:rsid w:val="004F25F5"/>
    <w:rsid w:val="004F31AA"/>
    <w:rsid w:val="004F63FD"/>
    <w:rsid w:val="00506DDE"/>
    <w:rsid w:val="00511594"/>
    <w:rsid w:val="0051249F"/>
    <w:rsid w:val="005158DA"/>
    <w:rsid w:val="00520499"/>
    <w:rsid w:val="00526474"/>
    <w:rsid w:val="00532359"/>
    <w:rsid w:val="005350FC"/>
    <w:rsid w:val="005354A3"/>
    <w:rsid w:val="00540C7B"/>
    <w:rsid w:val="005413DF"/>
    <w:rsid w:val="005415DC"/>
    <w:rsid w:val="00541895"/>
    <w:rsid w:val="00542A79"/>
    <w:rsid w:val="005457C3"/>
    <w:rsid w:val="00551714"/>
    <w:rsid w:val="00552EFD"/>
    <w:rsid w:val="005567EF"/>
    <w:rsid w:val="00561A3A"/>
    <w:rsid w:val="00562C8D"/>
    <w:rsid w:val="0056403F"/>
    <w:rsid w:val="00567D4B"/>
    <w:rsid w:val="00575CF6"/>
    <w:rsid w:val="005761C9"/>
    <w:rsid w:val="00580D6A"/>
    <w:rsid w:val="00580F03"/>
    <w:rsid w:val="00583E74"/>
    <w:rsid w:val="00586F63"/>
    <w:rsid w:val="00590F3E"/>
    <w:rsid w:val="0059128E"/>
    <w:rsid w:val="005A4EAE"/>
    <w:rsid w:val="005B184C"/>
    <w:rsid w:val="005C2BF3"/>
    <w:rsid w:val="005C5D99"/>
    <w:rsid w:val="005D0B3C"/>
    <w:rsid w:val="005D3A19"/>
    <w:rsid w:val="005D6F59"/>
    <w:rsid w:val="005D70AF"/>
    <w:rsid w:val="005E42FB"/>
    <w:rsid w:val="005E5F6A"/>
    <w:rsid w:val="005E6D4C"/>
    <w:rsid w:val="005F0989"/>
    <w:rsid w:val="005F3330"/>
    <w:rsid w:val="0060043F"/>
    <w:rsid w:val="00600ABF"/>
    <w:rsid w:val="00601A03"/>
    <w:rsid w:val="00603EFB"/>
    <w:rsid w:val="006061D8"/>
    <w:rsid w:val="0060679A"/>
    <w:rsid w:val="00607C34"/>
    <w:rsid w:val="00610730"/>
    <w:rsid w:val="00610883"/>
    <w:rsid w:val="00615315"/>
    <w:rsid w:val="00633BA6"/>
    <w:rsid w:val="00643D97"/>
    <w:rsid w:val="00647787"/>
    <w:rsid w:val="00660268"/>
    <w:rsid w:val="00660BCE"/>
    <w:rsid w:val="006626BE"/>
    <w:rsid w:val="00665583"/>
    <w:rsid w:val="0066631D"/>
    <w:rsid w:val="00673586"/>
    <w:rsid w:val="00674A31"/>
    <w:rsid w:val="00675F57"/>
    <w:rsid w:val="0068134E"/>
    <w:rsid w:val="00685CE4"/>
    <w:rsid w:val="00695DCB"/>
    <w:rsid w:val="00697DBD"/>
    <w:rsid w:val="006A28DE"/>
    <w:rsid w:val="006A633E"/>
    <w:rsid w:val="006A6843"/>
    <w:rsid w:val="006A7CF9"/>
    <w:rsid w:val="006B1CC4"/>
    <w:rsid w:val="006B2B60"/>
    <w:rsid w:val="006B2FF2"/>
    <w:rsid w:val="006B4425"/>
    <w:rsid w:val="006B6732"/>
    <w:rsid w:val="006C29AD"/>
    <w:rsid w:val="006C6328"/>
    <w:rsid w:val="006C7062"/>
    <w:rsid w:val="006C7C41"/>
    <w:rsid w:val="006D1CBF"/>
    <w:rsid w:val="006D40E3"/>
    <w:rsid w:val="006D41CE"/>
    <w:rsid w:val="006D5262"/>
    <w:rsid w:val="006D5539"/>
    <w:rsid w:val="006D6302"/>
    <w:rsid w:val="006D6B0C"/>
    <w:rsid w:val="006E10EB"/>
    <w:rsid w:val="006E2508"/>
    <w:rsid w:val="006E7FFD"/>
    <w:rsid w:val="006F01FF"/>
    <w:rsid w:val="006F1F5B"/>
    <w:rsid w:val="006F371E"/>
    <w:rsid w:val="006F6286"/>
    <w:rsid w:val="006F68FB"/>
    <w:rsid w:val="00703A1E"/>
    <w:rsid w:val="007047DE"/>
    <w:rsid w:val="00710DE4"/>
    <w:rsid w:val="0071214D"/>
    <w:rsid w:val="00712777"/>
    <w:rsid w:val="0071681C"/>
    <w:rsid w:val="00716FBC"/>
    <w:rsid w:val="007217C7"/>
    <w:rsid w:val="00735BC6"/>
    <w:rsid w:val="0074704D"/>
    <w:rsid w:val="007526EB"/>
    <w:rsid w:val="007552CD"/>
    <w:rsid w:val="00757362"/>
    <w:rsid w:val="0076549B"/>
    <w:rsid w:val="007712F7"/>
    <w:rsid w:val="007730EE"/>
    <w:rsid w:val="007805E0"/>
    <w:rsid w:val="00785FCB"/>
    <w:rsid w:val="007877C4"/>
    <w:rsid w:val="0079199E"/>
    <w:rsid w:val="007930C6"/>
    <w:rsid w:val="0079615E"/>
    <w:rsid w:val="00796C99"/>
    <w:rsid w:val="007A0ACC"/>
    <w:rsid w:val="007A19D6"/>
    <w:rsid w:val="007A5427"/>
    <w:rsid w:val="007A61F9"/>
    <w:rsid w:val="007A6EC9"/>
    <w:rsid w:val="007B600E"/>
    <w:rsid w:val="007B6E96"/>
    <w:rsid w:val="007C3AC8"/>
    <w:rsid w:val="007C4297"/>
    <w:rsid w:val="007C4D77"/>
    <w:rsid w:val="007C7153"/>
    <w:rsid w:val="007C7CED"/>
    <w:rsid w:val="007D3B4B"/>
    <w:rsid w:val="007D5344"/>
    <w:rsid w:val="007D63DB"/>
    <w:rsid w:val="007D6E5C"/>
    <w:rsid w:val="007E12B8"/>
    <w:rsid w:val="007E388C"/>
    <w:rsid w:val="007E7D30"/>
    <w:rsid w:val="007F1080"/>
    <w:rsid w:val="007F1DEC"/>
    <w:rsid w:val="007F1E68"/>
    <w:rsid w:val="008019EE"/>
    <w:rsid w:val="0080331D"/>
    <w:rsid w:val="00812268"/>
    <w:rsid w:val="00813090"/>
    <w:rsid w:val="00820AD8"/>
    <w:rsid w:val="008226EB"/>
    <w:rsid w:val="008247B9"/>
    <w:rsid w:val="00827A01"/>
    <w:rsid w:val="00831D2B"/>
    <w:rsid w:val="00831FAB"/>
    <w:rsid w:val="0083444C"/>
    <w:rsid w:val="00836557"/>
    <w:rsid w:val="00842B3E"/>
    <w:rsid w:val="00845255"/>
    <w:rsid w:val="00854607"/>
    <w:rsid w:val="0085504D"/>
    <w:rsid w:val="00855FA7"/>
    <w:rsid w:val="008641D4"/>
    <w:rsid w:val="0087256F"/>
    <w:rsid w:val="00875A35"/>
    <w:rsid w:val="00885F18"/>
    <w:rsid w:val="00887A9C"/>
    <w:rsid w:val="008904E4"/>
    <w:rsid w:val="008966B6"/>
    <w:rsid w:val="00896BB8"/>
    <w:rsid w:val="00896E67"/>
    <w:rsid w:val="00896EB4"/>
    <w:rsid w:val="008B0898"/>
    <w:rsid w:val="008B0CB7"/>
    <w:rsid w:val="008B37AC"/>
    <w:rsid w:val="008C1805"/>
    <w:rsid w:val="008C40CA"/>
    <w:rsid w:val="008C6977"/>
    <w:rsid w:val="008D067A"/>
    <w:rsid w:val="008D0EDC"/>
    <w:rsid w:val="008D22A4"/>
    <w:rsid w:val="008E3B95"/>
    <w:rsid w:val="008E3FF7"/>
    <w:rsid w:val="008E5D73"/>
    <w:rsid w:val="008F02FC"/>
    <w:rsid w:val="008F13F7"/>
    <w:rsid w:val="008F19BF"/>
    <w:rsid w:val="008F5CA7"/>
    <w:rsid w:val="009023A0"/>
    <w:rsid w:val="0090259F"/>
    <w:rsid w:val="00904DC6"/>
    <w:rsid w:val="0091162E"/>
    <w:rsid w:val="00912AE3"/>
    <w:rsid w:val="00915CE1"/>
    <w:rsid w:val="009164FC"/>
    <w:rsid w:val="00917C6C"/>
    <w:rsid w:val="00921350"/>
    <w:rsid w:val="00923719"/>
    <w:rsid w:val="00925825"/>
    <w:rsid w:val="00925C3F"/>
    <w:rsid w:val="00936652"/>
    <w:rsid w:val="00942F8B"/>
    <w:rsid w:val="00945527"/>
    <w:rsid w:val="00952772"/>
    <w:rsid w:val="009530EC"/>
    <w:rsid w:val="00953DB2"/>
    <w:rsid w:val="0095710D"/>
    <w:rsid w:val="00957D45"/>
    <w:rsid w:val="00961D72"/>
    <w:rsid w:val="00967FB7"/>
    <w:rsid w:val="0097088D"/>
    <w:rsid w:val="00976AAE"/>
    <w:rsid w:val="00981EAE"/>
    <w:rsid w:val="009827ED"/>
    <w:rsid w:val="009902C6"/>
    <w:rsid w:val="0099341A"/>
    <w:rsid w:val="009949B4"/>
    <w:rsid w:val="009A033C"/>
    <w:rsid w:val="009A43D8"/>
    <w:rsid w:val="009A561E"/>
    <w:rsid w:val="009A71ED"/>
    <w:rsid w:val="009B08DB"/>
    <w:rsid w:val="009B7848"/>
    <w:rsid w:val="009C0624"/>
    <w:rsid w:val="009C276C"/>
    <w:rsid w:val="009C41E2"/>
    <w:rsid w:val="009C56AA"/>
    <w:rsid w:val="009C5C70"/>
    <w:rsid w:val="009C5C80"/>
    <w:rsid w:val="009C6114"/>
    <w:rsid w:val="009D2C5F"/>
    <w:rsid w:val="009D31E4"/>
    <w:rsid w:val="009D3854"/>
    <w:rsid w:val="009D6769"/>
    <w:rsid w:val="009E4798"/>
    <w:rsid w:val="009E58A4"/>
    <w:rsid w:val="009F07F0"/>
    <w:rsid w:val="009F0DEC"/>
    <w:rsid w:val="009F2AB6"/>
    <w:rsid w:val="009F4510"/>
    <w:rsid w:val="00A01D35"/>
    <w:rsid w:val="00A01DD2"/>
    <w:rsid w:val="00A03D99"/>
    <w:rsid w:val="00A0542A"/>
    <w:rsid w:val="00A117CE"/>
    <w:rsid w:val="00A13FAF"/>
    <w:rsid w:val="00A14BC5"/>
    <w:rsid w:val="00A14EE6"/>
    <w:rsid w:val="00A15E78"/>
    <w:rsid w:val="00A20CD1"/>
    <w:rsid w:val="00A22BAE"/>
    <w:rsid w:val="00A23E32"/>
    <w:rsid w:val="00A24556"/>
    <w:rsid w:val="00A2642F"/>
    <w:rsid w:val="00A30635"/>
    <w:rsid w:val="00A31EF1"/>
    <w:rsid w:val="00A32316"/>
    <w:rsid w:val="00A336B6"/>
    <w:rsid w:val="00A33A6B"/>
    <w:rsid w:val="00A36FF0"/>
    <w:rsid w:val="00A400C0"/>
    <w:rsid w:val="00A402DA"/>
    <w:rsid w:val="00A410D8"/>
    <w:rsid w:val="00A511C7"/>
    <w:rsid w:val="00A5343F"/>
    <w:rsid w:val="00A53DA3"/>
    <w:rsid w:val="00A55F0A"/>
    <w:rsid w:val="00A60EA5"/>
    <w:rsid w:val="00A61A28"/>
    <w:rsid w:val="00A652F4"/>
    <w:rsid w:val="00A72EAF"/>
    <w:rsid w:val="00A73969"/>
    <w:rsid w:val="00A74595"/>
    <w:rsid w:val="00A74768"/>
    <w:rsid w:val="00A74793"/>
    <w:rsid w:val="00A779CE"/>
    <w:rsid w:val="00A863C8"/>
    <w:rsid w:val="00A90B6B"/>
    <w:rsid w:val="00A93B4C"/>
    <w:rsid w:val="00AA12D5"/>
    <w:rsid w:val="00AA1548"/>
    <w:rsid w:val="00AA1B1A"/>
    <w:rsid w:val="00AA205B"/>
    <w:rsid w:val="00AA2B94"/>
    <w:rsid w:val="00AA435F"/>
    <w:rsid w:val="00AA5FE3"/>
    <w:rsid w:val="00AA6D4A"/>
    <w:rsid w:val="00AB4946"/>
    <w:rsid w:val="00AB576D"/>
    <w:rsid w:val="00AC33C5"/>
    <w:rsid w:val="00AC3707"/>
    <w:rsid w:val="00AC4BA9"/>
    <w:rsid w:val="00AC7DC7"/>
    <w:rsid w:val="00AD2689"/>
    <w:rsid w:val="00AD348F"/>
    <w:rsid w:val="00AD504E"/>
    <w:rsid w:val="00AD5DCE"/>
    <w:rsid w:val="00AD7FDC"/>
    <w:rsid w:val="00AE1E72"/>
    <w:rsid w:val="00AE5414"/>
    <w:rsid w:val="00AF093B"/>
    <w:rsid w:val="00AF13DE"/>
    <w:rsid w:val="00AF33CD"/>
    <w:rsid w:val="00AF4B6D"/>
    <w:rsid w:val="00AF7872"/>
    <w:rsid w:val="00B02C55"/>
    <w:rsid w:val="00B069C0"/>
    <w:rsid w:val="00B11C33"/>
    <w:rsid w:val="00B12F21"/>
    <w:rsid w:val="00B15840"/>
    <w:rsid w:val="00B15DFC"/>
    <w:rsid w:val="00B219C9"/>
    <w:rsid w:val="00B26D83"/>
    <w:rsid w:val="00B31B0C"/>
    <w:rsid w:val="00B324C5"/>
    <w:rsid w:val="00B32C13"/>
    <w:rsid w:val="00B32FEC"/>
    <w:rsid w:val="00B34866"/>
    <w:rsid w:val="00B34E65"/>
    <w:rsid w:val="00B35627"/>
    <w:rsid w:val="00B36521"/>
    <w:rsid w:val="00B415C4"/>
    <w:rsid w:val="00B41F6F"/>
    <w:rsid w:val="00B45228"/>
    <w:rsid w:val="00B46DE0"/>
    <w:rsid w:val="00B601BF"/>
    <w:rsid w:val="00B6106E"/>
    <w:rsid w:val="00B617FB"/>
    <w:rsid w:val="00B61F88"/>
    <w:rsid w:val="00B62A01"/>
    <w:rsid w:val="00B717AF"/>
    <w:rsid w:val="00B74879"/>
    <w:rsid w:val="00B76947"/>
    <w:rsid w:val="00B77426"/>
    <w:rsid w:val="00B77A7D"/>
    <w:rsid w:val="00B9015A"/>
    <w:rsid w:val="00B94B0A"/>
    <w:rsid w:val="00BA1330"/>
    <w:rsid w:val="00BA77D0"/>
    <w:rsid w:val="00BB12B6"/>
    <w:rsid w:val="00BB2135"/>
    <w:rsid w:val="00BB607D"/>
    <w:rsid w:val="00BB6C83"/>
    <w:rsid w:val="00BB7897"/>
    <w:rsid w:val="00BC0D6D"/>
    <w:rsid w:val="00BD3A0F"/>
    <w:rsid w:val="00BD7E3E"/>
    <w:rsid w:val="00BE0EE7"/>
    <w:rsid w:val="00BE254E"/>
    <w:rsid w:val="00BE2A2F"/>
    <w:rsid w:val="00BE5457"/>
    <w:rsid w:val="00BF0679"/>
    <w:rsid w:val="00BF28B0"/>
    <w:rsid w:val="00BF3A18"/>
    <w:rsid w:val="00BF51D6"/>
    <w:rsid w:val="00C001EB"/>
    <w:rsid w:val="00C00419"/>
    <w:rsid w:val="00C01E05"/>
    <w:rsid w:val="00C02456"/>
    <w:rsid w:val="00C026B2"/>
    <w:rsid w:val="00C07E2B"/>
    <w:rsid w:val="00C10A1D"/>
    <w:rsid w:val="00C128E9"/>
    <w:rsid w:val="00C1621D"/>
    <w:rsid w:val="00C17FAC"/>
    <w:rsid w:val="00C237A1"/>
    <w:rsid w:val="00C2551D"/>
    <w:rsid w:val="00C338B5"/>
    <w:rsid w:val="00C366C0"/>
    <w:rsid w:val="00C43C7C"/>
    <w:rsid w:val="00C43CE9"/>
    <w:rsid w:val="00C52B33"/>
    <w:rsid w:val="00C54826"/>
    <w:rsid w:val="00C60785"/>
    <w:rsid w:val="00C618DB"/>
    <w:rsid w:val="00C62954"/>
    <w:rsid w:val="00C633A5"/>
    <w:rsid w:val="00C7276F"/>
    <w:rsid w:val="00C86D04"/>
    <w:rsid w:val="00C914EA"/>
    <w:rsid w:val="00C93762"/>
    <w:rsid w:val="00C96899"/>
    <w:rsid w:val="00CA00A8"/>
    <w:rsid w:val="00CA1385"/>
    <w:rsid w:val="00CA578B"/>
    <w:rsid w:val="00CA6243"/>
    <w:rsid w:val="00CB197E"/>
    <w:rsid w:val="00CB5719"/>
    <w:rsid w:val="00CB608C"/>
    <w:rsid w:val="00CB7A45"/>
    <w:rsid w:val="00CC0C01"/>
    <w:rsid w:val="00CC1F10"/>
    <w:rsid w:val="00CC33A8"/>
    <w:rsid w:val="00CC7740"/>
    <w:rsid w:val="00CD2B60"/>
    <w:rsid w:val="00CD49EE"/>
    <w:rsid w:val="00CD4AD4"/>
    <w:rsid w:val="00CD5DDE"/>
    <w:rsid w:val="00CD790D"/>
    <w:rsid w:val="00CE3F90"/>
    <w:rsid w:val="00CF3B59"/>
    <w:rsid w:val="00CF4691"/>
    <w:rsid w:val="00CF5BBC"/>
    <w:rsid w:val="00CF7BE9"/>
    <w:rsid w:val="00D03313"/>
    <w:rsid w:val="00D038B7"/>
    <w:rsid w:val="00D046B2"/>
    <w:rsid w:val="00D048FF"/>
    <w:rsid w:val="00D05A27"/>
    <w:rsid w:val="00D1553A"/>
    <w:rsid w:val="00D267A3"/>
    <w:rsid w:val="00D30ED0"/>
    <w:rsid w:val="00D35254"/>
    <w:rsid w:val="00D40C67"/>
    <w:rsid w:val="00D40FB3"/>
    <w:rsid w:val="00D417DA"/>
    <w:rsid w:val="00D472C4"/>
    <w:rsid w:val="00D5475F"/>
    <w:rsid w:val="00D564DA"/>
    <w:rsid w:val="00D60443"/>
    <w:rsid w:val="00D613C4"/>
    <w:rsid w:val="00D647A3"/>
    <w:rsid w:val="00D64A0F"/>
    <w:rsid w:val="00D658D9"/>
    <w:rsid w:val="00D67360"/>
    <w:rsid w:val="00D714F1"/>
    <w:rsid w:val="00D71F63"/>
    <w:rsid w:val="00D7238A"/>
    <w:rsid w:val="00D80D57"/>
    <w:rsid w:val="00D820BB"/>
    <w:rsid w:val="00D91E6E"/>
    <w:rsid w:val="00D93EB3"/>
    <w:rsid w:val="00D9414B"/>
    <w:rsid w:val="00D94F2E"/>
    <w:rsid w:val="00DA46C8"/>
    <w:rsid w:val="00DA4B81"/>
    <w:rsid w:val="00DA55D3"/>
    <w:rsid w:val="00DA58E3"/>
    <w:rsid w:val="00DA7631"/>
    <w:rsid w:val="00DB1C90"/>
    <w:rsid w:val="00DB211C"/>
    <w:rsid w:val="00DB55F9"/>
    <w:rsid w:val="00DC010E"/>
    <w:rsid w:val="00DC2A6C"/>
    <w:rsid w:val="00DC5F03"/>
    <w:rsid w:val="00DC6674"/>
    <w:rsid w:val="00DD3AF8"/>
    <w:rsid w:val="00DE3CE4"/>
    <w:rsid w:val="00DE3FF3"/>
    <w:rsid w:val="00DE40AF"/>
    <w:rsid w:val="00DE46EE"/>
    <w:rsid w:val="00DE72EE"/>
    <w:rsid w:val="00DF08AA"/>
    <w:rsid w:val="00DF27E3"/>
    <w:rsid w:val="00DF6367"/>
    <w:rsid w:val="00DF7FBC"/>
    <w:rsid w:val="00E0693A"/>
    <w:rsid w:val="00E12F7E"/>
    <w:rsid w:val="00E13FF2"/>
    <w:rsid w:val="00E149B6"/>
    <w:rsid w:val="00E170E2"/>
    <w:rsid w:val="00E17482"/>
    <w:rsid w:val="00E205C2"/>
    <w:rsid w:val="00E22378"/>
    <w:rsid w:val="00E226E5"/>
    <w:rsid w:val="00E25047"/>
    <w:rsid w:val="00E25D22"/>
    <w:rsid w:val="00E2650B"/>
    <w:rsid w:val="00E35A0D"/>
    <w:rsid w:val="00E364AD"/>
    <w:rsid w:val="00E36BBD"/>
    <w:rsid w:val="00E413BC"/>
    <w:rsid w:val="00E4381C"/>
    <w:rsid w:val="00E46E06"/>
    <w:rsid w:val="00E52046"/>
    <w:rsid w:val="00E529C6"/>
    <w:rsid w:val="00E542D5"/>
    <w:rsid w:val="00E557D1"/>
    <w:rsid w:val="00E56B42"/>
    <w:rsid w:val="00E60A4E"/>
    <w:rsid w:val="00E625B1"/>
    <w:rsid w:val="00E6363B"/>
    <w:rsid w:val="00E64F4D"/>
    <w:rsid w:val="00E66CC7"/>
    <w:rsid w:val="00E71F6C"/>
    <w:rsid w:val="00E74DF9"/>
    <w:rsid w:val="00E76B6A"/>
    <w:rsid w:val="00E7760C"/>
    <w:rsid w:val="00E77B49"/>
    <w:rsid w:val="00E80799"/>
    <w:rsid w:val="00E80F6A"/>
    <w:rsid w:val="00E81957"/>
    <w:rsid w:val="00E82FB9"/>
    <w:rsid w:val="00E8361C"/>
    <w:rsid w:val="00E846DA"/>
    <w:rsid w:val="00E91A2B"/>
    <w:rsid w:val="00E94158"/>
    <w:rsid w:val="00E957B8"/>
    <w:rsid w:val="00E9615E"/>
    <w:rsid w:val="00EA0191"/>
    <w:rsid w:val="00EA0788"/>
    <w:rsid w:val="00EA3ED2"/>
    <w:rsid w:val="00EA4F6D"/>
    <w:rsid w:val="00EA59AC"/>
    <w:rsid w:val="00EA5C8D"/>
    <w:rsid w:val="00EB00D5"/>
    <w:rsid w:val="00EB26D6"/>
    <w:rsid w:val="00EB296E"/>
    <w:rsid w:val="00EB6EB4"/>
    <w:rsid w:val="00EB7A96"/>
    <w:rsid w:val="00EC2A93"/>
    <w:rsid w:val="00EC3707"/>
    <w:rsid w:val="00EC61F0"/>
    <w:rsid w:val="00EC6C70"/>
    <w:rsid w:val="00ED0241"/>
    <w:rsid w:val="00ED11AB"/>
    <w:rsid w:val="00ED4252"/>
    <w:rsid w:val="00ED45D8"/>
    <w:rsid w:val="00EE1820"/>
    <w:rsid w:val="00EE63EC"/>
    <w:rsid w:val="00EF3D76"/>
    <w:rsid w:val="00F0416C"/>
    <w:rsid w:val="00F041D4"/>
    <w:rsid w:val="00F06AFB"/>
    <w:rsid w:val="00F0725B"/>
    <w:rsid w:val="00F108DD"/>
    <w:rsid w:val="00F12222"/>
    <w:rsid w:val="00F13D96"/>
    <w:rsid w:val="00F14303"/>
    <w:rsid w:val="00F154B0"/>
    <w:rsid w:val="00F157BD"/>
    <w:rsid w:val="00F16AFD"/>
    <w:rsid w:val="00F22ED7"/>
    <w:rsid w:val="00F41788"/>
    <w:rsid w:val="00F5403A"/>
    <w:rsid w:val="00F55003"/>
    <w:rsid w:val="00F55408"/>
    <w:rsid w:val="00F57E15"/>
    <w:rsid w:val="00F63B06"/>
    <w:rsid w:val="00F734C5"/>
    <w:rsid w:val="00F81596"/>
    <w:rsid w:val="00F82874"/>
    <w:rsid w:val="00F82CC0"/>
    <w:rsid w:val="00F904A4"/>
    <w:rsid w:val="00F90B5E"/>
    <w:rsid w:val="00F9101D"/>
    <w:rsid w:val="00F94AD0"/>
    <w:rsid w:val="00F9692B"/>
    <w:rsid w:val="00F9784C"/>
    <w:rsid w:val="00FA2DE6"/>
    <w:rsid w:val="00FA443D"/>
    <w:rsid w:val="00FB0A20"/>
    <w:rsid w:val="00FB332D"/>
    <w:rsid w:val="00FB50AA"/>
    <w:rsid w:val="00FB5F0A"/>
    <w:rsid w:val="00FC2336"/>
    <w:rsid w:val="00FC6915"/>
    <w:rsid w:val="00FC6B8A"/>
    <w:rsid w:val="00FC7797"/>
    <w:rsid w:val="00FD0C08"/>
    <w:rsid w:val="00FE1317"/>
    <w:rsid w:val="00FE3317"/>
    <w:rsid w:val="00FE494F"/>
    <w:rsid w:val="00FE759A"/>
    <w:rsid w:val="00FF11A6"/>
    <w:rsid w:val="00FF1B4F"/>
    <w:rsid w:val="00FF2C48"/>
    <w:rsid w:val="00FF3487"/>
    <w:rsid w:val="05494BF9"/>
    <w:rsid w:val="0A2045BA"/>
    <w:rsid w:val="13A0056A"/>
    <w:rsid w:val="1D975272"/>
    <w:rsid w:val="213EBA18"/>
    <w:rsid w:val="2AD7EABC"/>
    <w:rsid w:val="44FB23B2"/>
    <w:rsid w:val="47382674"/>
    <w:rsid w:val="5047AC16"/>
    <w:rsid w:val="591E9BBF"/>
    <w:rsid w:val="7F34550F"/>
    <w:rsid w:val="7F6193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F22A2"/>
  <w15:chartTrackingRefBased/>
  <w15:docId w15:val="{359D1F96-8B36-4F80-AEC2-404BB17FA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A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4D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2F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2F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A1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04D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04DC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04D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2F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12F21"/>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281D5E"/>
    <w:rPr>
      <w:sz w:val="16"/>
      <w:szCs w:val="16"/>
    </w:rPr>
  </w:style>
  <w:style w:type="paragraph" w:styleId="CommentText">
    <w:name w:val="annotation text"/>
    <w:basedOn w:val="Normal"/>
    <w:link w:val="CommentTextChar"/>
    <w:uiPriority w:val="99"/>
    <w:unhideWhenUsed/>
    <w:rsid w:val="00281D5E"/>
    <w:pPr>
      <w:spacing w:line="240" w:lineRule="auto"/>
    </w:pPr>
    <w:rPr>
      <w:sz w:val="20"/>
      <w:szCs w:val="20"/>
    </w:rPr>
  </w:style>
  <w:style w:type="character" w:customStyle="1" w:styleId="CommentTextChar">
    <w:name w:val="Comment Text Char"/>
    <w:basedOn w:val="DefaultParagraphFont"/>
    <w:link w:val="CommentText"/>
    <w:uiPriority w:val="99"/>
    <w:rsid w:val="00281D5E"/>
    <w:rPr>
      <w:sz w:val="20"/>
      <w:szCs w:val="20"/>
    </w:rPr>
  </w:style>
  <w:style w:type="paragraph" w:styleId="CommentSubject">
    <w:name w:val="annotation subject"/>
    <w:basedOn w:val="CommentText"/>
    <w:next w:val="CommentText"/>
    <w:link w:val="CommentSubjectChar"/>
    <w:uiPriority w:val="99"/>
    <w:semiHidden/>
    <w:unhideWhenUsed/>
    <w:rsid w:val="00281D5E"/>
    <w:rPr>
      <w:b/>
      <w:bCs/>
    </w:rPr>
  </w:style>
  <w:style w:type="character" w:customStyle="1" w:styleId="CommentSubjectChar">
    <w:name w:val="Comment Subject Char"/>
    <w:basedOn w:val="CommentTextChar"/>
    <w:link w:val="CommentSubject"/>
    <w:uiPriority w:val="99"/>
    <w:semiHidden/>
    <w:rsid w:val="00281D5E"/>
    <w:rPr>
      <w:b/>
      <w:bCs/>
      <w:sz w:val="20"/>
      <w:szCs w:val="20"/>
    </w:rPr>
  </w:style>
  <w:style w:type="paragraph" w:styleId="ListParagraph">
    <w:name w:val="List Paragraph"/>
    <w:basedOn w:val="Normal"/>
    <w:uiPriority w:val="34"/>
    <w:qFormat/>
    <w:rsid w:val="00DB211C"/>
    <w:pPr>
      <w:ind w:left="720"/>
      <w:contextualSpacing/>
    </w:pPr>
  </w:style>
  <w:style w:type="paragraph" w:styleId="Caption">
    <w:name w:val="caption"/>
    <w:basedOn w:val="Normal"/>
    <w:next w:val="Normal"/>
    <w:unhideWhenUsed/>
    <w:qFormat/>
    <w:rsid w:val="008C6977"/>
    <w:pPr>
      <w:spacing w:after="200" w:line="240" w:lineRule="auto"/>
    </w:pPr>
    <w:rPr>
      <w:i/>
      <w:iCs/>
      <w:color w:val="44546A" w:themeColor="text2"/>
      <w:sz w:val="18"/>
      <w:szCs w:val="18"/>
    </w:rPr>
  </w:style>
  <w:style w:type="character" w:styleId="Hyperlink">
    <w:name w:val="Hyperlink"/>
    <w:basedOn w:val="DefaultParagraphFont"/>
    <w:uiPriority w:val="99"/>
    <w:unhideWhenUsed/>
    <w:rsid w:val="00C00419"/>
    <w:rPr>
      <w:color w:val="0563C1" w:themeColor="hyperlink"/>
      <w:u w:val="single"/>
    </w:rPr>
  </w:style>
  <w:style w:type="character" w:styleId="UnresolvedMention">
    <w:name w:val="Unresolved Mention"/>
    <w:basedOn w:val="DefaultParagraphFont"/>
    <w:uiPriority w:val="99"/>
    <w:semiHidden/>
    <w:unhideWhenUsed/>
    <w:rsid w:val="00C00419"/>
    <w:rPr>
      <w:color w:val="605E5C"/>
      <w:shd w:val="clear" w:color="auto" w:fill="E1DFDD"/>
    </w:rPr>
  </w:style>
  <w:style w:type="character" w:styleId="FollowedHyperlink">
    <w:name w:val="FollowedHyperlink"/>
    <w:basedOn w:val="DefaultParagraphFont"/>
    <w:uiPriority w:val="99"/>
    <w:semiHidden/>
    <w:unhideWhenUsed/>
    <w:rsid w:val="00C00419"/>
    <w:rPr>
      <w:color w:val="954F72" w:themeColor="followedHyperlink"/>
      <w:u w:val="single"/>
    </w:rPr>
  </w:style>
  <w:style w:type="paragraph" w:styleId="Revision">
    <w:name w:val="Revision"/>
    <w:hidden/>
    <w:uiPriority w:val="99"/>
    <w:semiHidden/>
    <w:rsid w:val="00096134"/>
    <w:pPr>
      <w:spacing w:after="0" w:line="240" w:lineRule="auto"/>
    </w:pPr>
  </w:style>
  <w:style w:type="paragraph" w:customStyle="1" w:styleId="TableText">
    <w:name w:val="Table Text"/>
    <w:basedOn w:val="BodyText"/>
    <w:qFormat/>
    <w:rsid w:val="00096134"/>
    <w:pPr>
      <w:spacing w:before="30" w:after="30" w:line="240" w:lineRule="auto"/>
    </w:pPr>
    <w:rPr>
      <w:rFonts w:ascii="Cambria" w:eastAsiaTheme="minorEastAsia" w:hAnsi="Cambria"/>
      <w:sz w:val="20"/>
      <w:szCs w:val="20"/>
      <w:lang w:bidi="en-US"/>
    </w:rPr>
  </w:style>
  <w:style w:type="paragraph" w:customStyle="1" w:styleId="Caption-Table">
    <w:name w:val="Caption - Table"/>
    <w:next w:val="TableText"/>
    <w:qFormat/>
    <w:rsid w:val="00096134"/>
    <w:pPr>
      <w:keepNext/>
      <w:keepLines/>
      <w:spacing w:before="240" w:line="216" w:lineRule="auto"/>
      <w:ind w:left="360"/>
    </w:pPr>
    <w:rPr>
      <w:rFonts w:ascii="Calibri" w:eastAsiaTheme="majorEastAsia" w:hAnsi="Calibri" w:cstheme="majorBidi"/>
      <w:b/>
      <w:bCs/>
      <w:iCs/>
      <w:lang w:bidi="en-US"/>
    </w:rPr>
  </w:style>
  <w:style w:type="paragraph" w:styleId="BodyText">
    <w:name w:val="Body Text"/>
    <w:basedOn w:val="Normal"/>
    <w:link w:val="BodyTextChar"/>
    <w:uiPriority w:val="99"/>
    <w:semiHidden/>
    <w:unhideWhenUsed/>
    <w:rsid w:val="00096134"/>
    <w:pPr>
      <w:spacing w:after="120"/>
    </w:pPr>
  </w:style>
  <w:style w:type="character" w:customStyle="1" w:styleId="BodyTextChar">
    <w:name w:val="Body Text Char"/>
    <w:basedOn w:val="DefaultParagraphFont"/>
    <w:link w:val="BodyText"/>
    <w:uiPriority w:val="99"/>
    <w:semiHidden/>
    <w:rsid w:val="00096134"/>
  </w:style>
  <w:style w:type="table" w:styleId="TableGrid">
    <w:name w:val="Table Grid"/>
    <w:basedOn w:val="TableNormal"/>
    <w:uiPriority w:val="39"/>
    <w:rsid w:val="00096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3010">
      <w:bodyDiv w:val="1"/>
      <w:marLeft w:val="0"/>
      <w:marRight w:val="0"/>
      <w:marTop w:val="0"/>
      <w:marBottom w:val="0"/>
      <w:divBdr>
        <w:top w:val="none" w:sz="0" w:space="0" w:color="auto"/>
        <w:left w:val="none" w:sz="0" w:space="0" w:color="auto"/>
        <w:bottom w:val="none" w:sz="0" w:space="0" w:color="auto"/>
        <w:right w:val="none" w:sz="0" w:space="0" w:color="auto"/>
      </w:divBdr>
    </w:div>
    <w:div w:id="161896776">
      <w:bodyDiv w:val="1"/>
      <w:marLeft w:val="0"/>
      <w:marRight w:val="0"/>
      <w:marTop w:val="0"/>
      <w:marBottom w:val="0"/>
      <w:divBdr>
        <w:top w:val="none" w:sz="0" w:space="0" w:color="auto"/>
        <w:left w:val="none" w:sz="0" w:space="0" w:color="auto"/>
        <w:bottom w:val="none" w:sz="0" w:space="0" w:color="auto"/>
        <w:right w:val="none" w:sz="0" w:space="0" w:color="auto"/>
      </w:divBdr>
    </w:div>
    <w:div w:id="222495782">
      <w:bodyDiv w:val="1"/>
      <w:marLeft w:val="0"/>
      <w:marRight w:val="0"/>
      <w:marTop w:val="0"/>
      <w:marBottom w:val="0"/>
      <w:divBdr>
        <w:top w:val="none" w:sz="0" w:space="0" w:color="auto"/>
        <w:left w:val="none" w:sz="0" w:space="0" w:color="auto"/>
        <w:bottom w:val="none" w:sz="0" w:space="0" w:color="auto"/>
        <w:right w:val="none" w:sz="0" w:space="0" w:color="auto"/>
      </w:divBdr>
    </w:div>
    <w:div w:id="223685487">
      <w:bodyDiv w:val="1"/>
      <w:marLeft w:val="0"/>
      <w:marRight w:val="0"/>
      <w:marTop w:val="0"/>
      <w:marBottom w:val="0"/>
      <w:divBdr>
        <w:top w:val="none" w:sz="0" w:space="0" w:color="auto"/>
        <w:left w:val="none" w:sz="0" w:space="0" w:color="auto"/>
        <w:bottom w:val="none" w:sz="0" w:space="0" w:color="auto"/>
        <w:right w:val="none" w:sz="0" w:space="0" w:color="auto"/>
      </w:divBdr>
    </w:div>
    <w:div w:id="234827205">
      <w:bodyDiv w:val="1"/>
      <w:marLeft w:val="0"/>
      <w:marRight w:val="0"/>
      <w:marTop w:val="0"/>
      <w:marBottom w:val="0"/>
      <w:divBdr>
        <w:top w:val="none" w:sz="0" w:space="0" w:color="auto"/>
        <w:left w:val="none" w:sz="0" w:space="0" w:color="auto"/>
        <w:bottom w:val="none" w:sz="0" w:space="0" w:color="auto"/>
        <w:right w:val="none" w:sz="0" w:space="0" w:color="auto"/>
      </w:divBdr>
    </w:div>
    <w:div w:id="658002538">
      <w:bodyDiv w:val="1"/>
      <w:marLeft w:val="0"/>
      <w:marRight w:val="0"/>
      <w:marTop w:val="0"/>
      <w:marBottom w:val="0"/>
      <w:divBdr>
        <w:top w:val="none" w:sz="0" w:space="0" w:color="auto"/>
        <w:left w:val="none" w:sz="0" w:space="0" w:color="auto"/>
        <w:bottom w:val="none" w:sz="0" w:space="0" w:color="auto"/>
        <w:right w:val="none" w:sz="0" w:space="0" w:color="auto"/>
      </w:divBdr>
    </w:div>
    <w:div w:id="1182165837">
      <w:bodyDiv w:val="1"/>
      <w:marLeft w:val="0"/>
      <w:marRight w:val="0"/>
      <w:marTop w:val="0"/>
      <w:marBottom w:val="0"/>
      <w:divBdr>
        <w:top w:val="none" w:sz="0" w:space="0" w:color="auto"/>
        <w:left w:val="none" w:sz="0" w:space="0" w:color="auto"/>
        <w:bottom w:val="none" w:sz="0" w:space="0" w:color="auto"/>
        <w:right w:val="none" w:sz="0" w:space="0" w:color="auto"/>
      </w:divBdr>
    </w:div>
    <w:div w:id="1206141562">
      <w:bodyDiv w:val="1"/>
      <w:marLeft w:val="0"/>
      <w:marRight w:val="0"/>
      <w:marTop w:val="0"/>
      <w:marBottom w:val="0"/>
      <w:divBdr>
        <w:top w:val="none" w:sz="0" w:space="0" w:color="auto"/>
        <w:left w:val="none" w:sz="0" w:space="0" w:color="auto"/>
        <w:bottom w:val="none" w:sz="0" w:space="0" w:color="auto"/>
        <w:right w:val="none" w:sz="0" w:space="0" w:color="auto"/>
      </w:divBdr>
    </w:div>
    <w:div w:id="1232158201">
      <w:bodyDiv w:val="1"/>
      <w:marLeft w:val="0"/>
      <w:marRight w:val="0"/>
      <w:marTop w:val="0"/>
      <w:marBottom w:val="0"/>
      <w:divBdr>
        <w:top w:val="none" w:sz="0" w:space="0" w:color="auto"/>
        <w:left w:val="none" w:sz="0" w:space="0" w:color="auto"/>
        <w:bottom w:val="none" w:sz="0" w:space="0" w:color="auto"/>
        <w:right w:val="none" w:sz="0" w:space="0" w:color="auto"/>
      </w:divBdr>
    </w:div>
    <w:div w:id="1353146480">
      <w:bodyDiv w:val="1"/>
      <w:marLeft w:val="0"/>
      <w:marRight w:val="0"/>
      <w:marTop w:val="0"/>
      <w:marBottom w:val="0"/>
      <w:divBdr>
        <w:top w:val="none" w:sz="0" w:space="0" w:color="auto"/>
        <w:left w:val="none" w:sz="0" w:space="0" w:color="auto"/>
        <w:bottom w:val="none" w:sz="0" w:space="0" w:color="auto"/>
        <w:right w:val="none" w:sz="0" w:space="0" w:color="auto"/>
      </w:divBdr>
    </w:div>
    <w:div w:id="1365520378">
      <w:bodyDiv w:val="1"/>
      <w:marLeft w:val="0"/>
      <w:marRight w:val="0"/>
      <w:marTop w:val="0"/>
      <w:marBottom w:val="0"/>
      <w:divBdr>
        <w:top w:val="none" w:sz="0" w:space="0" w:color="auto"/>
        <w:left w:val="none" w:sz="0" w:space="0" w:color="auto"/>
        <w:bottom w:val="none" w:sz="0" w:space="0" w:color="auto"/>
        <w:right w:val="none" w:sz="0" w:space="0" w:color="auto"/>
      </w:divBdr>
    </w:div>
    <w:div w:id="1387294108">
      <w:bodyDiv w:val="1"/>
      <w:marLeft w:val="0"/>
      <w:marRight w:val="0"/>
      <w:marTop w:val="0"/>
      <w:marBottom w:val="0"/>
      <w:divBdr>
        <w:top w:val="none" w:sz="0" w:space="0" w:color="auto"/>
        <w:left w:val="none" w:sz="0" w:space="0" w:color="auto"/>
        <w:bottom w:val="none" w:sz="0" w:space="0" w:color="auto"/>
        <w:right w:val="none" w:sz="0" w:space="0" w:color="auto"/>
      </w:divBdr>
    </w:div>
    <w:div w:id="1439787408">
      <w:bodyDiv w:val="1"/>
      <w:marLeft w:val="0"/>
      <w:marRight w:val="0"/>
      <w:marTop w:val="0"/>
      <w:marBottom w:val="0"/>
      <w:divBdr>
        <w:top w:val="none" w:sz="0" w:space="0" w:color="auto"/>
        <w:left w:val="none" w:sz="0" w:space="0" w:color="auto"/>
        <w:bottom w:val="none" w:sz="0" w:space="0" w:color="auto"/>
        <w:right w:val="none" w:sz="0" w:space="0" w:color="auto"/>
      </w:divBdr>
    </w:div>
    <w:div w:id="1496729685">
      <w:bodyDiv w:val="1"/>
      <w:marLeft w:val="0"/>
      <w:marRight w:val="0"/>
      <w:marTop w:val="0"/>
      <w:marBottom w:val="0"/>
      <w:divBdr>
        <w:top w:val="none" w:sz="0" w:space="0" w:color="auto"/>
        <w:left w:val="none" w:sz="0" w:space="0" w:color="auto"/>
        <w:bottom w:val="none" w:sz="0" w:space="0" w:color="auto"/>
        <w:right w:val="none" w:sz="0" w:space="0" w:color="auto"/>
      </w:divBdr>
    </w:div>
    <w:div w:id="1582178368">
      <w:bodyDiv w:val="1"/>
      <w:marLeft w:val="0"/>
      <w:marRight w:val="0"/>
      <w:marTop w:val="0"/>
      <w:marBottom w:val="0"/>
      <w:divBdr>
        <w:top w:val="none" w:sz="0" w:space="0" w:color="auto"/>
        <w:left w:val="none" w:sz="0" w:space="0" w:color="auto"/>
        <w:bottom w:val="none" w:sz="0" w:space="0" w:color="auto"/>
        <w:right w:val="none" w:sz="0" w:space="0" w:color="auto"/>
      </w:divBdr>
    </w:div>
    <w:div w:id="1832913947">
      <w:bodyDiv w:val="1"/>
      <w:marLeft w:val="0"/>
      <w:marRight w:val="0"/>
      <w:marTop w:val="0"/>
      <w:marBottom w:val="0"/>
      <w:divBdr>
        <w:top w:val="none" w:sz="0" w:space="0" w:color="auto"/>
        <w:left w:val="none" w:sz="0" w:space="0" w:color="auto"/>
        <w:bottom w:val="none" w:sz="0" w:space="0" w:color="auto"/>
        <w:right w:val="none" w:sz="0" w:space="0" w:color="auto"/>
      </w:divBdr>
    </w:div>
    <w:div w:id="2063282801">
      <w:bodyDiv w:val="1"/>
      <w:marLeft w:val="0"/>
      <w:marRight w:val="0"/>
      <w:marTop w:val="0"/>
      <w:marBottom w:val="0"/>
      <w:divBdr>
        <w:top w:val="none" w:sz="0" w:space="0" w:color="auto"/>
        <w:left w:val="none" w:sz="0" w:space="0" w:color="auto"/>
        <w:bottom w:val="none" w:sz="0" w:space="0" w:color="auto"/>
        <w:right w:val="none" w:sz="0" w:space="0" w:color="auto"/>
      </w:divBdr>
    </w:div>
    <w:div w:id="208348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hyperlink" Target="https://doi.org/10.1002/jgrc.20331"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doi.org/10.15447/sfews.2015v13iss1art2"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image" Target="media/image12.png"/><Relationship Id="rId27" Type="http://schemas.openxmlformats.org/officeDocument/2006/relationships/hyperlink" Target="https://doi.org/10.15447/sfews.2021v19iss3art3"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60d4be9-3557-4154-8f7f-0f7fc20459a7" xsi:nil="true"/>
    <lcf76f155ced4ddcb4097134ff3c332f xmlns="7a0e35dc-55d1-4eef-b917-21045f7cca3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C80D1A8C3D38479029ABFB2044D7BD" ma:contentTypeVersion="13" ma:contentTypeDescription="Create a new document." ma:contentTypeScope="" ma:versionID="a65bcbcba777d9fd3e993791cb78c5a3">
  <xsd:schema xmlns:xsd="http://www.w3.org/2001/XMLSchema" xmlns:xs="http://www.w3.org/2001/XMLSchema" xmlns:p="http://schemas.microsoft.com/office/2006/metadata/properties" xmlns:ns2="7a0e35dc-55d1-4eef-b917-21045f7cca3a" xmlns:ns3="4fa31878-c15f-4cc2-b832-57ca6f3405c8" xmlns:ns4="f60d4be9-3557-4154-8f7f-0f7fc20459a7" targetNamespace="http://schemas.microsoft.com/office/2006/metadata/properties" ma:root="true" ma:fieldsID="29b7a65b229a746fc71840e6cf797277" ns2:_="" ns3:_="" ns4:_="">
    <xsd:import namespace="7a0e35dc-55d1-4eef-b917-21045f7cca3a"/>
    <xsd:import namespace="4fa31878-c15f-4cc2-b832-57ca6f3405c8"/>
    <xsd:import namespace="f60d4be9-3557-4154-8f7f-0f7fc20459a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0e35dc-55d1-4eef-b917-21045f7cca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651b62a4-9796-44f9-b2a5-9cb121c1087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a31878-c15f-4cc2-b832-57ca6f3405c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0d4be9-3557-4154-8f7f-0f7fc20459a7"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53AE285A-9A54-4D2A-BF5C-7F73A3319EAF}" ma:internalName="TaxCatchAll" ma:showField="CatchAllData" ma:web="{4fa31878-c15f-4cc2-b832-57ca6f3405c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EF1224-A039-4EF2-8506-279F8233EFD9}">
  <ds:schemaRefs>
    <ds:schemaRef ds:uri="http://schemas.microsoft.com/office/2006/metadata/properties"/>
    <ds:schemaRef ds:uri="http://schemas.microsoft.com/office/infopath/2007/PartnerControls"/>
    <ds:schemaRef ds:uri="f60d4be9-3557-4154-8f7f-0f7fc20459a7"/>
    <ds:schemaRef ds:uri="7a0e35dc-55d1-4eef-b917-21045f7cca3a"/>
  </ds:schemaRefs>
</ds:datastoreItem>
</file>

<file path=customXml/itemProps2.xml><?xml version="1.0" encoding="utf-8"?>
<ds:datastoreItem xmlns:ds="http://schemas.openxmlformats.org/officeDocument/2006/customXml" ds:itemID="{E038B931-8A82-4483-BE88-203A5AE0E7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0e35dc-55d1-4eef-b917-21045f7cca3a"/>
    <ds:schemaRef ds:uri="4fa31878-c15f-4cc2-b832-57ca6f3405c8"/>
    <ds:schemaRef ds:uri="f60d4be9-3557-4154-8f7f-0f7fc20459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692BDE-E755-4F2A-B86C-DDA2BD3355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28</Pages>
  <Words>5277</Words>
  <Characters>30079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35286</CharactersWithSpaces>
  <SharedDoc>false</SharedDoc>
  <HLinks>
    <vt:vector size="18" baseType="variant">
      <vt:variant>
        <vt:i4>3014768</vt:i4>
      </vt:variant>
      <vt:variant>
        <vt:i4>48</vt:i4>
      </vt:variant>
      <vt:variant>
        <vt:i4>0</vt:i4>
      </vt:variant>
      <vt:variant>
        <vt:i4>5</vt:i4>
      </vt:variant>
      <vt:variant>
        <vt:lpwstr>https://doi.org/10.15447/sfews.2015v13iss1art2</vt:lpwstr>
      </vt:variant>
      <vt:variant>
        <vt:lpwstr/>
      </vt:variant>
      <vt:variant>
        <vt:i4>2359412</vt:i4>
      </vt:variant>
      <vt:variant>
        <vt:i4>45</vt:i4>
      </vt:variant>
      <vt:variant>
        <vt:i4>0</vt:i4>
      </vt:variant>
      <vt:variant>
        <vt:i4>5</vt:i4>
      </vt:variant>
      <vt:variant>
        <vt:lpwstr>https://doi.org/10.15447/sfews.2021v19iss3art3</vt:lpwstr>
      </vt:variant>
      <vt:variant>
        <vt:lpwstr/>
      </vt:variant>
      <vt:variant>
        <vt:i4>2556013</vt:i4>
      </vt:variant>
      <vt:variant>
        <vt:i4>42</vt:i4>
      </vt:variant>
      <vt:variant>
        <vt:i4>0</vt:i4>
      </vt:variant>
      <vt:variant>
        <vt:i4>5</vt:i4>
      </vt:variant>
      <vt:variant>
        <vt:lpwstr>https://doi.org/10.1002/jgrc.20331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Twardochleb, Laura@Waterboards</dc:creator>
  <cp:keywords/>
  <dc:description/>
  <cp:lastModifiedBy>Adams, Jesse@DWR</cp:lastModifiedBy>
  <cp:revision>4</cp:revision>
  <dcterms:created xsi:type="dcterms:W3CDTF">2023-08-30T21:58:00Z</dcterms:created>
  <dcterms:modified xsi:type="dcterms:W3CDTF">2023-08-30T23:43:00Z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0x0101006DC80D1A8C3D38479029ABFB2044D7BD</vt:lpwstr>
  </property>
  <property fmtid="{D5CDD505-2E9C-101B-9397-08002B2CF9AE}" pid="3" name="MediaServiceImageTags">
    <vt:lpwstr/>
  </property>
</Properties>
</file>